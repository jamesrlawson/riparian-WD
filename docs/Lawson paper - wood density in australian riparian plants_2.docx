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711E0D5C" w:rsidR="00B55332" w:rsidRPr="005E166E" w:rsidRDefault="00B55332" w:rsidP="00A22B81">
      <w:pPr>
        <w:spacing w:line="360" w:lineRule="auto"/>
        <w:jc w:val="both"/>
        <w:rPr>
          <w:i/>
          <w:sz w:val="26"/>
          <w:szCs w:val="26"/>
        </w:rPr>
      </w:pPr>
      <w:r w:rsidRPr="005E166E">
        <w:rPr>
          <w:i/>
          <w:sz w:val="26"/>
          <w:szCs w:val="26"/>
        </w:rPr>
        <w:t>Hydrological conditions predict wood density in riparian plants</w:t>
      </w:r>
      <w:r w:rsidR="00AA0B4F">
        <w:rPr>
          <w:i/>
          <w:sz w:val="26"/>
          <w:szCs w:val="26"/>
        </w:rPr>
        <w:t xml:space="preserve"> of South-eastern Australia</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0"/>
      <w:r>
        <w:rPr>
          <w:b/>
        </w:rPr>
        <w:t>c</w:t>
      </w:r>
      <w:commentRangeEnd w:id="0"/>
      <w:r w:rsidR="00C30594">
        <w:rPr>
          <w:rStyle w:val="CommentReference"/>
        </w:rPr>
        <w:commentReference w:id="0"/>
      </w:r>
      <w:r>
        <w:rPr>
          <w:b/>
        </w:rPr>
        <w:t>t</w:t>
      </w:r>
    </w:p>
    <w:p w14:paraId="3544881A" w14:textId="33E0D0ED"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1"/>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1"/>
      <w:r w:rsidR="00C30594">
        <w:rPr>
          <w:rStyle w:val="CommentReference"/>
        </w:rPr>
        <w:commentReference w:id="1"/>
      </w:r>
      <w:r w:rsidRPr="005779AB">
        <w:rPr>
          <w:rFonts w:cs="Arial"/>
        </w:rPr>
        <w:t xml:space="preserve">ty as </w:t>
      </w:r>
      <w:commentRangeStart w:id="2"/>
      <w:r w:rsidRPr="005779AB">
        <w:rPr>
          <w:rFonts w:cs="Arial"/>
        </w:rPr>
        <w:t xml:space="preserve">they </w:t>
      </w:r>
      <w:commentRangeEnd w:id="2"/>
      <w:r w:rsidR="00C30594">
        <w:rPr>
          <w:rStyle w:val="CommentReference"/>
        </w:rPr>
        <w:commentReference w:id="2"/>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3"/>
      <w:r w:rsidRPr="005779AB">
        <w:rPr>
          <w:rFonts w:cs="Arial"/>
        </w:rPr>
        <w:t>Mean</w:t>
      </w:r>
      <w:commentRangeEnd w:id="3"/>
      <w:r w:rsidR="00C30594">
        <w:rPr>
          <w:rStyle w:val="CommentReference"/>
        </w:rPr>
        <w:commentReference w:id="3"/>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r w:rsidR="000961C3">
        <w:rPr>
          <w:rFonts w:cs="Arial"/>
        </w:rPr>
        <w:t xml:space="preserve">, </w:t>
      </w:r>
      <w:r w:rsidRPr="005779AB">
        <w:rPr>
          <w:rFonts w:cs="Arial"/>
        </w:rPr>
        <w:t>particularly disturbance and environmental unpredictability, as determinants of ecological strategy in riparian plants</w:t>
      </w:r>
      <w:ins w:id="4" w:author="Dr Kirstie Fryirs" w:date="2014-04-02T13:51:00Z">
        <w:r w:rsidR="00C30594">
          <w:rPr>
            <w:rFonts w:cs="Arial"/>
          </w:rPr>
          <w:t xml:space="preserve"> in systems dominated by extremes of flow variability and ENSO </w:t>
        </w:r>
        <w:commentRangeStart w:id="5"/>
        <w:r w:rsidR="00C30594">
          <w:rPr>
            <w:rFonts w:cs="Arial"/>
          </w:rPr>
          <w:t>climate</w:t>
        </w:r>
      </w:ins>
      <w:commentRangeEnd w:id="5"/>
      <w:r w:rsidR="000961C3">
        <w:rPr>
          <w:rStyle w:val="CommentReference"/>
        </w:rPr>
        <w:commentReference w:id="5"/>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7DE26793"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4C149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Enquist, Weiher, &amp; Westoby,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4C149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(Kattge </w:t>
      </w:r>
      <w:r w:rsidR="004C1493" w:rsidRPr="004C1493">
        <w:rPr>
          <w:i/>
          <w:noProof/>
          <w:lang w:val="en-US"/>
        </w:rPr>
        <w:t>et al.</w:t>
      </w:r>
      <w:r w:rsidR="004C1493" w:rsidRPr="004C1493">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4C149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(Westoby </w:t>
      </w:r>
      <w:r w:rsidR="004C1493" w:rsidRPr="004C1493">
        <w:rPr>
          <w:i/>
          <w:noProof/>
          <w:lang w:val="en-US"/>
        </w:rPr>
        <w:t>et al.</w:t>
      </w:r>
      <w:r w:rsidR="004C1493" w:rsidRPr="004C1493">
        <w:rPr>
          <w:noProof/>
          <w:lang w:val="en-US"/>
        </w:rPr>
        <w:t xml:space="preserve"> 2002)</w:t>
      </w:r>
      <w:r w:rsidRPr="00EA700F">
        <w:rPr>
          <w:lang w:val="en-US"/>
        </w:rPr>
        <w:fldChar w:fldCharType="end"/>
      </w:r>
      <w:r w:rsidRPr="00EA700F">
        <w:rPr>
          <w:lang w:val="en-US"/>
        </w:rPr>
        <w:t xml:space="preserve">. </w:t>
      </w:r>
    </w:p>
    <w:p w14:paraId="540DF1F9" w14:textId="415ED283"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4C149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4C1493" w:rsidRPr="004C1493">
        <w:rPr>
          <w:noProof/>
        </w:rPr>
        <w:t xml:space="preserve">(Merritt </w:t>
      </w:r>
      <w:r w:rsidR="004C1493" w:rsidRPr="004C1493">
        <w:rPr>
          <w:i/>
          <w:noProof/>
        </w:rPr>
        <w:t>et al.</w:t>
      </w:r>
      <w:r w:rsidR="004C1493" w:rsidRPr="004C1493">
        <w:rPr>
          <w:noProof/>
        </w:rPr>
        <w:t xml:space="preserve"> 2010)</w:t>
      </w:r>
      <w:r w:rsidRPr="00EA700F">
        <w:fldChar w:fldCharType="end"/>
      </w:r>
      <w:r w:rsidRPr="00EA700F">
        <w:t xml:space="preserve">. These are the conditions which are likely to dictate success of a particular </w:t>
      </w:r>
      <w:r w:rsidR="00721E27">
        <w:t xml:space="preserve">plant </w:t>
      </w:r>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4C149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4C1493" w:rsidRPr="004C1493">
        <w:rPr>
          <w:noProof/>
          <w:lang w:val="en-US"/>
        </w:rPr>
        <w:t xml:space="preserve">(Merritt </w:t>
      </w:r>
      <w:r w:rsidR="004C1493" w:rsidRPr="004C1493">
        <w:rPr>
          <w:i/>
          <w:noProof/>
          <w:lang w:val="en-US"/>
        </w:rPr>
        <w:t>et al.</w:t>
      </w:r>
      <w:r w:rsidR="004C1493" w:rsidRPr="004C1493">
        <w:rPr>
          <w:noProof/>
          <w:lang w:val="en-US"/>
        </w:rPr>
        <w:t xml:space="preserve"> 2010; Catford </w:t>
      </w:r>
      <w:r w:rsidR="004C1493" w:rsidRPr="004C1493">
        <w:rPr>
          <w:i/>
          <w:noProof/>
          <w:lang w:val="en-US"/>
        </w:rPr>
        <w:t>et al.</w:t>
      </w:r>
      <w:r w:rsidR="004C1493" w:rsidRPr="004C1493">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4C149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4C1493" w:rsidRPr="004C1493">
        <w:rPr>
          <w:noProof/>
        </w:rPr>
        <w:t xml:space="preserve">(Poff </w:t>
      </w:r>
      <w:r w:rsidR="004C1493" w:rsidRPr="004C1493">
        <w:rPr>
          <w:i/>
          <w:noProof/>
        </w:rPr>
        <w:t>et al.</w:t>
      </w:r>
      <w:r w:rsidR="004C1493" w:rsidRPr="004C1493">
        <w:rPr>
          <w:noProof/>
        </w:rPr>
        <w:t xml:space="preserve"> 2010; Arthington </w:t>
      </w:r>
      <w:r w:rsidR="004C1493" w:rsidRPr="004C1493">
        <w:rPr>
          <w:i/>
          <w:noProof/>
        </w:rPr>
        <w:t>et al.</w:t>
      </w:r>
      <w:r w:rsidR="004C1493" w:rsidRPr="004C1493">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5C06A6B7"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4C149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4C1493" w:rsidRPr="004C1493">
        <w:rPr>
          <w:noProof/>
        </w:rPr>
        <w:t xml:space="preserve">(Corenblit </w:t>
      </w:r>
      <w:r w:rsidR="004C1493" w:rsidRPr="004C1493">
        <w:rPr>
          <w:i/>
          <w:noProof/>
        </w:rPr>
        <w:t>et al.</w:t>
      </w:r>
      <w:r w:rsidR="004C1493" w:rsidRPr="004C1493">
        <w:rPr>
          <w:noProof/>
        </w:rPr>
        <w:t xml:space="preserve"> 2009)</w:t>
      </w:r>
      <w:r w:rsidRPr="00EA700F">
        <w:fldChar w:fldCharType="end"/>
      </w:r>
      <w:r w:rsidRPr="00EA700F">
        <w:t xml:space="preserve">. Consequently, an understanding of the mechanisms of riparian woody plant community assembly will provide important insights into </w:t>
      </w:r>
      <w:r w:rsidR="00FF3274">
        <w:t xml:space="preserve">the structure and function of </w:t>
      </w:r>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4C149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4C149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9422EA" w:rsidRPr="009422E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4C149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4C1493" w:rsidRPr="004C1493">
        <w:rPr>
          <w:noProof/>
        </w:rPr>
        <w:t xml:space="preserve">(Westoby </w:t>
      </w:r>
      <w:r w:rsidR="004C1493" w:rsidRPr="004C1493">
        <w:rPr>
          <w:i/>
          <w:noProof/>
        </w:rPr>
        <w:t>et al.</w:t>
      </w:r>
      <w:r w:rsidR="004C1493" w:rsidRPr="004C1493">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4C149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4C1493" w:rsidRPr="004C1493">
        <w:rPr>
          <w:noProof/>
        </w:rPr>
        <w:t xml:space="preserve">(Chave </w:t>
      </w:r>
      <w:r w:rsidR="004C1493" w:rsidRPr="004C1493">
        <w:rPr>
          <w:i/>
          <w:noProof/>
        </w:rPr>
        <w:t>et al.</w:t>
      </w:r>
      <w:r w:rsidR="004C1493" w:rsidRPr="004C1493">
        <w:rPr>
          <w:noProof/>
        </w:rPr>
        <w:t xml:space="preserve"> 2009)</w:t>
      </w:r>
      <w:r w:rsidRPr="00EA700F">
        <w:fldChar w:fldCharType="end"/>
      </w:r>
      <w:r w:rsidRPr="00EA700F">
        <w:t xml:space="preserve">. Combined variation in these traits corresponds to the wide range of </w:t>
      </w:r>
      <w:r w:rsidR="009422EA">
        <w:t>wood density</w:t>
      </w:r>
      <w:r w:rsidR="009422EA" w:rsidRPr="00EA700F">
        <w:t xml:space="preserve"> </w:t>
      </w:r>
      <w:r w:rsidR="00721E27">
        <w:rPr>
          <w:rStyle w:val="CommentReference"/>
        </w:rPr>
        <w:commentReference w:id="6"/>
      </w:r>
      <w:r w:rsidRPr="00EA700F">
        <w:t xml:space="preserve">strategies among woody plants. </w:t>
      </w:r>
    </w:p>
    <w:p w14:paraId="69EFCEC6" w14:textId="304ECC18"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 </w:t>
      </w:r>
      <w:r w:rsidR="00EA700F">
        <w:t>and</w:t>
      </w:r>
      <w:r w:rsidRPr="00EA700F">
        <w:t xml:space="preserve"> can provide some insight into the importance of variation in wood density in riparian </w:t>
      </w:r>
      <w:r w:rsidR="00721E27">
        <w:t>systems</w:t>
      </w:r>
      <w:r w:rsidRPr="00EA700F">
        <w:t xml:space="preserve">. Dense wood confers mechanical stiffness </w:t>
      </w:r>
      <w:commentRangeStart w:id="7"/>
      <w:r w:rsidRPr="00EA700F">
        <w:fldChar w:fldCharType="begin" w:fldLock="1"/>
      </w:r>
      <w:r w:rsidR="004C149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9422EA" w:rsidRPr="009422EA">
        <w:rPr>
          <w:noProof/>
        </w:rPr>
        <w:t>(Falster 2006; Niklas &amp; Spatz 2010)</w:t>
      </w:r>
      <w:r w:rsidRPr="00EA700F">
        <w:fldChar w:fldCharType="end"/>
      </w:r>
      <w:commentRangeEnd w:id="7"/>
      <w:r w:rsidR="00721E27">
        <w:rPr>
          <w:rStyle w:val="CommentReference"/>
        </w:rPr>
        <w:commentReference w:id="7"/>
      </w:r>
      <w:r w:rsidRPr="00EA700F">
        <w:t xml:space="preserve">, as well as resistance to pathogens </w:t>
      </w:r>
      <w:r w:rsidRPr="00EA700F">
        <w:fldChar w:fldCharType="begin" w:fldLock="1"/>
      </w:r>
      <w:r w:rsidR="004C149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9422EA" w:rsidRPr="009422E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4C149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9422EA" w:rsidRPr="009422EA">
        <w:rPr>
          <w:noProof/>
        </w:rPr>
        <w:t>(Coley 1983)</w:t>
      </w:r>
      <w:r w:rsidRPr="00EA700F">
        <w:fldChar w:fldCharType="end"/>
      </w:r>
      <w:r w:rsidRPr="00EA700F">
        <w:t>, but requires more investment of biomass and is therefore more costly to construct per unit of stem height.</w:t>
      </w:r>
      <w:r w:rsidR="00B3552B">
        <w:t xml:space="preserve"> Resources not invested in </w:t>
      </w:r>
      <w:r w:rsidR="00741825">
        <w:t>structural</w:t>
      </w:r>
      <w:r w:rsidR="00B3552B">
        <w:t xml:space="preserve"> </w:t>
      </w:r>
      <w:r w:rsidR="00741825">
        <w:t xml:space="preserve">support may </w:t>
      </w:r>
      <w:r w:rsidR="00B3552B">
        <w:t xml:space="preserve">be </w:t>
      </w:r>
      <w:r w:rsidR="00741825">
        <w:t xml:space="preserve">used for purposes that contribute more directly to fitness, such as production of photosynthetic tissues or </w:t>
      </w:r>
      <w:proofErr w:type="spellStart"/>
      <w:r w:rsidR="00741825">
        <w:t>propagules</w:t>
      </w:r>
      <w:proofErr w:type="spellEnd"/>
      <w:r w:rsidR="00741825">
        <w:t>, or rapid growth.</w:t>
      </w:r>
    </w:p>
    <w:p w14:paraId="09D9945A" w14:textId="12458AD6"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r w:rsidR="00AE0768">
        <w:t xml:space="preserve">wood density significantly explained variation in survival, fecundity and growth rate in a global dataset of 222 species </w:t>
      </w:r>
      <w:r w:rsidR="00AE0768">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AE0768">
        <w:fldChar w:fldCharType="end"/>
      </w:r>
      <w:r w:rsidR="00AE0768">
        <w:t>. S</w:t>
      </w:r>
      <w:r w:rsidR="00AE0768" w:rsidRPr="00EA700F">
        <w:t xml:space="preserve">tudies </w:t>
      </w:r>
      <w:r w:rsidRPr="00EA700F">
        <w:t xml:space="preserve">of tropical rainforest species have shown an inverse relationship between growth rate and wood density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4C149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4C1493" w:rsidRPr="004C1493">
        <w:rPr>
          <w:noProof/>
        </w:rPr>
        <w:t xml:space="preserve">(Russo </w:t>
      </w:r>
      <w:r w:rsidR="004C1493" w:rsidRPr="004C1493">
        <w:rPr>
          <w:i/>
          <w:noProof/>
        </w:rPr>
        <w:t>et al.</w:t>
      </w:r>
      <w:r w:rsidR="004C1493" w:rsidRPr="004C1493">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4C149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4C1493" w:rsidRPr="004C1493">
        <w:rPr>
          <w:noProof/>
        </w:rPr>
        <w:t xml:space="preserve">(King </w:t>
      </w:r>
      <w:r w:rsidR="004C1493" w:rsidRPr="004C1493">
        <w:rPr>
          <w:i/>
          <w:noProof/>
        </w:rPr>
        <w:t>et al.</w:t>
      </w:r>
      <w:r w:rsidR="004C1493" w:rsidRPr="004C1493">
        <w:rPr>
          <w:noProof/>
        </w:rPr>
        <w:t xml:space="preserve"> 2006; Poorter </w:t>
      </w:r>
      <w:r w:rsidR="004C1493" w:rsidRPr="004C1493">
        <w:rPr>
          <w:i/>
          <w:noProof/>
        </w:rPr>
        <w:t>et al.</w:t>
      </w:r>
      <w:r w:rsidR="004C1493" w:rsidRPr="004C1493">
        <w:rPr>
          <w:noProof/>
        </w:rPr>
        <w:t xml:space="preserve"> 2008, 2010; Kraft </w:t>
      </w:r>
      <w:r w:rsidR="004C1493" w:rsidRPr="004C1493">
        <w:rPr>
          <w:i/>
          <w:noProof/>
        </w:rPr>
        <w:t>et al.</w:t>
      </w:r>
      <w:r w:rsidR="004C1493" w:rsidRPr="004C1493">
        <w:rPr>
          <w:noProof/>
        </w:rPr>
        <w:t xml:space="preserve"> 2010; Wright </w:t>
      </w:r>
      <w:r w:rsidR="004C1493" w:rsidRPr="004C1493">
        <w:rPr>
          <w:i/>
          <w:noProof/>
        </w:rPr>
        <w:t>et al.</w:t>
      </w:r>
      <w:r w:rsidR="004C1493" w:rsidRPr="004C1493">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4C149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8"/>
      <w:r w:rsidRPr="00EA700F">
        <w:t xml:space="preserve">Trees with dense wood were more likely to have experienced only minor </w:t>
      </w:r>
      <w:proofErr w:type="spellStart"/>
      <w:r w:rsidRPr="00EA700F">
        <w:t>damage</w:t>
      </w:r>
      <w:r w:rsidR="009422EA">
        <w:t>.Of</w:t>
      </w:r>
      <w:proofErr w:type="spellEnd"/>
      <w:r w:rsidR="009422EA" w:rsidRPr="00EA700F">
        <w:t xml:space="preserve"> </w:t>
      </w:r>
      <w:r w:rsidRPr="00EA700F">
        <w:t xml:space="preserve">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Pr="00EA700F">
        <w:fldChar w:fldCharType="end"/>
      </w:r>
      <w:r w:rsidRPr="00EA700F">
        <w:t xml:space="preserve">. </w:t>
      </w:r>
      <w:commentRangeEnd w:id="8"/>
      <w:r w:rsidR="00FF3274">
        <w:rPr>
          <w:rStyle w:val="CommentReference"/>
        </w:rPr>
        <w:commentReference w:id="8"/>
      </w:r>
      <w:r w:rsidRPr="00EA700F">
        <w:t xml:space="preserve">Thus it seems likely that these observed relationships between wood density and recovery from disturbance at the individual </w:t>
      </w:r>
      <w:r w:rsidR="00721E27">
        <w:t xml:space="preserve">plant </w:t>
      </w:r>
      <w:r w:rsidRPr="00EA700F">
        <w:t xml:space="preserve">level, as well as post-disturbance succession at the community level, </w:t>
      </w:r>
      <w:r w:rsidR="00FF3274">
        <w:t xml:space="preserve">could </w:t>
      </w:r>
      <w:r w:rsidR="00CD354D">
        <w:t>also</w:t>
      </w:r>
      <w:r w:rsidRPr="00EA700F">
        <w:t xml:space="preserve"> </w:t>
      </w:r>
      <w:r w:rsidR="00721E27">
        <w:t>hold</w:t>
      </w:r>
      <w:r w:rsidR="00721E27" w:rsidRPr="00EA700F">
        <w:t xml:space="preserve"> </w:t>
      </w:r>
      <w:r w:rsidRPr="00EA700F">
        <w:t xml:space="preserve">true for riparian systems. </w:t>
      </w:r>
    </w:p>
    <w:p w14:paraId="06673F74" w14:textId="1F1D0CFA" w:rsidR="00B634E6" w:rsidRPr="00EA700F" w:rsidRDefault="00621641" w:rsidP="00A22B81">
      <w:pPr>
        <w:spacing w:line="360" w:lineRule="auto"/>
        <w:jc w:val="both"/>
      </w:pPr>
      <w:r>
        <w:t xml:space="preserve">While riparian plants </w:t>
      </w:r>
      <w:r w:rsidR="00E81EF7">
        <w:t xml:space="preserve">potentially </w:t>
      </w:r>
      <w:r>
        <w:t xml:space="preserve">have </w:t>
      </w:r>
      <w:r w:rsidR="00981098">
        <w:t>the best</w:t>
      </w:r>
      <w:r>
        <w:t xml:space="preserve"> access to water in a landscape, dramatic fluctuations in soil moisture are often characteristic of the riparian </w:t>
      </w:r>
      <w:commentRangeStart w:id="9"/>
      <w:r>
        <w:t>environment</w:t>
      </w:r>
      <w:commentRangeEnd w:id="9"/>
      <w:r w:rsidR="00FF3274">
        <w:rPr>
          <w:rStyle w:val="CommentReference"/>
        </w:rPr>
        <w:commentReference w:id="9"/>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4C149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w:t>
      </w:r>
      <w:r w:rsidR="009422EA">
        <w:t xml:space="preserve"> mean annual</w:t>
      </w:r>
      <w:r w:rsidR="00B634E6" w:rsidRPr="00EA700F">
        <w:t xml:space="preserve"> </w:t>
      </w:r>
      <w:commentRangeStart w:id="10"/>
      <w:r w:rsidR="00B634E6" w:rsidRPr="00EA700F">
        <w:t xml:space="preserve">rainfall </w:t>
      </w:r>
      <w:commentRangeEnd w:id="10"/>
      <w:r w:rsidR="00E81EF7">
        <w:rPr>
          <w:rStyle w:val="CommentReference"/>
        </w:rPr>
        <w:commentReference w:id="10"/>
      </w:r>
      <w:r w:rsidR="00B634E6" w:rsidRPr="00EA700F">
        <w:t>while others (</w:t>
      </w:r>
      <w:proofErr w:type="spellStart"/>
      <w:r w:rsidR="00B634E6" w:rsidRPr="00EA700F">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4C149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r w:rsidR="00E81EF7">
        <w:t>rainfall</w:t>
      </w:r>
      <w:r w:rsidR="00E81EF7" w:rsidRPr="00EA700F">
        <w:t xml:space="preserve"> </w:t>
      </w:r>
      <w:r w:rsidR="00B634E6" w:rsidRPr="00EA700F">
        <w:t xml:space="preserve">across a transcontinental gradient, and with soil moisture, respectively. High </w:t>
      </w:r>
      <w:r w:rsidR="00B634E6" w:rsidRPr="00621641">
        <w:t xml:space="preserve">wood density, along with low </w:t>
      </w:r>
      <w:r w:rsidR="00E81EF7">
        <w:lastRenderedPageBreak/>
        <w:t>specific leaf area (</w:t>
      </w:r>
      <w:r w:rsidR="00B634E6" w:rsidRPr="00621641">
        <w:t>SLA</w:t>
      </w:r>
      <w:r w:rsidR="00E81EF7">
        <w:t>)</w:t>
      </w:r>
      <w:r w:rsidR="00B634E6" w:rsidRPr="00621641">
        <w:t xml:space="preserve"> and low maximum height, has been </w:t>
      </w:r>
      <w:r w:rsidR="009422EA">
        <w:t xml:space="preserve">linked </w:t>
      </w:r>
      <w:r w:rsidR="00B634E6" w:rsidRPr="00621641">
        <w:t xml:space="preserve"> with environmental stress tolerance and conservative use of resources</w:t>
      </w:r>
      <w:r w:rsidR="00CD354D">
        <w:t xml:space="preserve"> </w:t>
      </w:r>
      <w:r w:rsidR="00CD354D">
        <w:fldChar w:fldCharType="begin" w:fldLock="1"/>
      </w:r>
      <w:r w:rsidR="004C149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9422EA" w:rsidRPr="009422E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6D348F6E" w:rsidR="00B634E6" w:rsidRPr="00EA700F" w:rsidRDefault="00CD354D" w:rsidP="00A22B81">
      <w:pPr>
        <w:spacing w:line="360" w:lineRule="auto"/>
        <w:jc w:val="both"/>
      </w:pPr>
      <w:r>
        <w:t xml:space="preserve">Given </w:t>
      </w:r>
      <w:r w:rsidR="00E81EF7">
        <w:t xml:space="preserve">the </w:t>
      </w:r>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r w:rsidR="00E81EF7">
        <w:t>a</w:t>
      </w:r>
      <w:r w:rsidR="00E81EF7" w:rsidRPr="00CD354D">
        <w:t xml:space="preserve"> </w:t>
      </w:r>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11"/>
      <w:r w:rsidR="00B634E6" w:rsidRPr="00CD354D">
        <w:t>We</w:t>
      </w:r>
      <w:commentRangeEnd w:id="11"/>
      <w:r w:rsidR="00E81EF7">
        <w:rPr>
          <w:rStyle w:val="CommentReference"/>
        </w:rPr>
        <w:commentReference w:id="1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12"/>
      <w:r w:rsidRPr="00EA700F">
        <w:rPr>
          <w:b/>
        </w:rPr>
        <w:t>Methods</w:t>
      </w:r>
      <w:commentRangeEnd w:id="12"/>
      <w:r w:rsidR="00E81EF7">
        <w:rPr>
          <w:rStyle w:val="CommentReference"/>
        </w:rPr>
        <w:commentReference w:id="12"/>
      </w:r>
    </w:p>
    <w:p w14:paraId="20719208" w14:textId="77777777" w:rsidR="00B634E6" w:rsidRPr="00EA700F" w:rsidRDefault="00B634E6" w:rsidP="00A22B81">
      <w:pPr>
        <w:spacing w:line="360" w:lineRule="auto"/>
        <w:jc w:val="both"/>
        <w:rPr>
          <w:b/>
        </w:rPr>
      </w:pPr>
      <w:r w:rsidRPr="00EA700F">
        <w:rPr>
          <w:b/>
        </w:rPr>
        <w:t>Study site selection</w:t>
      </w:r>
    </w:p>
    <w:p w14:paraId="3FFC0F8D" w14:textId="07FB497F" w:rsidR="00B634E6" w:rsidRDefault="00B634E6" w:rsidP="00A22B81">
      <w:pPr>
        <w:spacing w:line="360" w:lineRule="auto"/>
        <w:jc w:val="both"/>
      </w:pPr>
      <w:r w:rsidRPr="00EA700F">
        <w:t xml:space="preserve">Fifteen riparian sites were selected along gauged rivers within the </w:t>
      </w:r>
      <w:commentRangeStart w:id="13"/>
      <w:r w:rsidRPr="00EA700F">
        <w:t xml:space="preserve">South-East Coast </w:t>
      </w:r>
      <w:commentRangeEnd w:id="13"/>
      <w:r w:rsidR="00E81EF7">
        <w:rPr>
          <w:rStyle w:val="CommentReference"/>
        </w:rPr>
        <w:commentReference w:id="13"/>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4C149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14"/>
      <w:r w:rsidRPr="00EA700F">
        <w:t xml:space="preserve">method </w:t>
      </w:r>
      <w:commentRangeEnd w:id="14"/>
      <w:r w:rsidR="00E81EF7">
        <w:rPr>
          <w:rStyle w:val="CommentReference"/>
        </w:rPr>
        <w:commentReference w:id="14"/>
      </w:r>
      <w:r w:rsidRPr="00EA700F">
        <w:t xml:space="preserve">for determining a minimally redundant set of hydrological descriptors. </w:t>
      </w:r>
      <w:r w:rsidRPr="00EA700F">
        <w:fldChar w:fldCharType="begin" w:fldLock="1"/>
      </w:r>
      <w:r w:rsidR="004C149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5"/>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5"/>
      <w:r w:rsidR="00FF3274">
        <w:rPr>
          <w:rStyle w:val="CommentReference"/>
        </w:rPr>
        <w:commentReference w:id="15"/>
      </w:r>
      <w:r w:rsidRPr="00EA700F">
        <w:t xml:space="preserve">). </w:t>
      </w:r>
      <w:r w:rsidR="00D10E82">
        <w:t xml:space="preserve">See </w:t>
      </w:r>
      <w:r w:rsidR="00D10E82" w:rsidRPr="009422EA">
        <w:rPr>
          <w:i/>
        </w:rPr>
        <w:t xml:space="preserve">Table </w:t>
      </w:r>
      <w:r w:rsidR="004247CF" w:rsidRPr="009422EA">
        <w:rPr>
          <w:i/>
        </w:rPr>
        <w:t>1</w:t>
      </w:r>
      <w:r w:rsidR="00D10E82">
        <w:t xml:space="preserve"> for further detail on these classes. </w:t>
      </w:r>
      <w:r w:rsidRPr="00EA700F">
        <w:t xml:space="preserve">These are the best represented hydrological classes in eastern </w:t>
      </w:r>
      <w:r w:rsidR="00E81EF7">
        <w:t>New South Wales</w:t>
      </w:r>
      <w:r w:rsidR="00E81EF7" w:rsidRPr="00EA700F">
        <w:t xml:space="preserve"> </w:t>
      </w:r>
      <w:r w:rsidRPr="00EA700F">
        <w:t xml:space="preserve">and </w:t>
      </w:r>
      <w:r w:rsidR="00E81EF7">
        <w:t>Victoria</w:t>
      </w:r>
      <w:r w:rsidRPr="00EA700F">
        <w:t xml:space="preserve">, </w:t>
      </w:r>
      <w:r w:rsidR="00F1096D">
        <w:t xml:space="preserve"> and owing </w:t>
      </w:r>
      <w:r w:rsidR="00D10E82">
        <w:t>Aust</w:t>
      </w:r>
      <w:r w:rsidR="007F5827">
        <w:t>r</w:t>
      </w:r>
      <w:r w:rsidR="00D10E82">
        <w:t xml:space="preserve">alia’s status as the most </w:t>
      </w:r>
      <w:proofErr w:type="spellStart"/>
      <w:r w:rsidR="00D10E82">
        <w:t>hydrologically</w:t>
      </w:r>
      <w:proofErr w:type="spellEnd"/>
      <w:r w:rsidR="00D10E82">
        <w:t xml:space="preserve"> variable continent in the world</w:t>
      </w:r>
      <w:r w:rsidR="005B4881">
        <w:t xml:space="preserve"> </w:t>
      </w:r>
      <w:r w:rsidR="005B4881">
        <w:fldChar w:fldCharType="begin" w:fldLock="1"/>
      </w:r>
      <w:r w:rsidR="004C1493">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9422EA" w:rsidRPr="009422EA">
        <w:rPr>
          <w:noProof/>
        </w:rPr>
        <w:t>(Finlayson &amp; McMahon 1988; Peel, McMahon &amp; Finlayson 2004)</w:t>
      </w:r>
      <w:r w:rsidR="005B4881">
        <w:fldChar w:fldCharType="end"/>
      </w:r>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r w:rsidR="00F1096D">
        <w:t>flooding intensity and hydrological unpredictability</w:t>
      </w:r>
      <w:r w:rsidRPr="00EA700F">
        <w:t xml:space="preserve">. </w:t>
      </w:r>
      <w:proofErr w:type="spellStart"/>
      <w:r w:rsidR="00C27C76">
        <w:t>Austalian</w:t>
      </w:r>
      <w:proofErr w:type="spellEnd"/>
      <w:r w:rsidR="00C27C76">
        <w:t xml:space="preserve"> river systems, with their broad range of hydrologic variability, therefore, may serve as a model for increased hydrologic variability in </w:t>
      </w:r>
      <w:r w:rsidR="00C27C76">
        <w:lastRenderedPageBreak/>
        <w:t xml:space="preserve">other regions under future climates. </w:t>
      </w:r>
      <w:r w:rsidRPr="00EA700F">
        <w:t xml:space="preserve">Five sites per hydrological class were selected based on the </w:t>
      </w:r>
      <w:r w:rsidR="0085737E">
        <w:t xml:space="preserve">following </w:t>
      </w:r>
      <w:r w:rsidRPr="00EA700F">
        <w:t>criteria</w:t>
      </w:r>
      <w:r w:rsidR="0085737E">
        <w:t>:</w:t>
      </w:r>
    </w:p>
    <w:p w14:paraId="1BD57457" w14:textId="2E54977C" w:rsidR="00D62BDA" w:rsidRDefault="00D62BDA" w:rsidP="009422EA">
      <w:pPr>
        <w:pStyle w:val="Caption"/>
        <w:keepNext/>
      </w:pP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c>
          <w:tcPr>
            <w:tcW w:w="2310" w:type="dxa"/>
          </w:tcPr>
          <w:p w14:paraId="529BCC7C" w14:textId="77777777" w:rsidR="007F5827" w:rsidRDefault="007F5827" w:rsidP="007F5827">
            <w:pPr>
              <w:spacing w:line="360" w:lineRule="auto"/>
              <w:jc w:val="both"/>
            </w:pPr>
          </w:p>
        </w:tc>
        <w:tc>
          <w:tcPr>
            <w:tcW w:w="2310" w:type="dxa"/>
          </w:tcPr>
          <w:p w14:paraId="3E00905B" w14:textId="30EABA98" w:rsidR="007F5827" w:rsidRPr="009422EA" w:rsidRDefault="007F5827" w:rsidP="007F5827">
            <w:pPr>
              <w:spacing w:line="360" w:lineRule="auto"/>
              <w:jc w:val="both"/>
              <w:rPr>
                <w:b/>
                <w:i/>
              </w:rPr>
            </w:pPr>
            <w:r w:rsidRPr="009422EA">
              <w:rPr>
                <w:b/>
                <w:i/>
              </w:rPr>
              <w:t xml:space="preserve">Stable winter </w:t>
            </w:r>
            <w:proofErr w:type="spellStart"/>
            <w:r w:rsidRPr="009422EA">
              <w:rPr>
                <w:b/>
                <w:i/>
              </w:rPr>
              <w:t>baseflow</w:t>
            </w:r>
            <w:proofErr w:type="spellEnd"/>
          </w:p>
        </w:tc>
        <w:tc>
          <w:tcPr>
            <w:tcW w:w="2311" w:type="dxa"/>
          </w:tcPr>
          <w:p w14:paraId="36AECEB2" w14:textId="45750754" w:rsidR="007F5827" w:rsidRPr="009422EA" w:rsidRDefault="007F5827" w:rsidP="007F5827">
            <w:pPr>
              <w:spacing w:line="360" w:lineRule="auto"/>
              <w:jc w:val="both"/>
              <w:rPr>
                <w:b/>
                <w:i/>
              </w:rPr>
            </w:pPr>
            <w:r w:rsidRPr="009422EA">
              <w:rPr>
                <w:b/>
                <w:i/>
              </w:rPr>
              <w:t xml:space="preserve">Unpredictable </w:t>
            </w:r>
            <w:proofErr w:type="spellStart"/>
            <w:r w:rsidRPr="009422EA">
              <w:rPr>
                <w:b/>
                <w:i/>
              </w:rPr>
              <w:t>baseflow</w:t>
            </w:r>
            <w:proofErr w:type="spellEnd"/>
          </w:p>
        </w:tc>
        <w:tc>
          <w:tcPr>
            <w:tcW w:w="2311" w:type="dxa"/>
          </w:tcPr>
          <w:p w14:paraId="6B3C621F" w14:textId="555AE461" w:rsidR="007F5827" w:rsidRPr="009422EA" w:rsidRDefault="007F5827" w:rsidP="007F5827">
            <w:pPr>
              <w:spacing w:line="360" w:lineRule="auto"/>
              <w:jc w:val="both"/>
              <w:rPr>
                <w:b/>
                <w:i/>
              </w:rPr>
            </w:pPr>
            <w:r w:rsidRPr="009422EA">
              <w:rPr>
                <w:b/>
                <w:i/>
              </w:rPr>
              <w:t>Unpredictable intermittent</w:t>
            </w:r>
          </w:p>
        </w:tc>
      </w:tr>
      <w:tr w:rsidR="007F5827" w14:paraId="598B077A" w14:textId="77777777" w:rsidTr="00D10E82">
        <w:tc>
          <w:tcPr>
            <w:tcW w:w="2310" w:type="dxa"/>
          </w:tcPr>
          <w:p w14:paraId="528510B7" w14:textId="0F8DE159" w:rsidR="007F5827" w:rsidRPr="009422EA" w:rsidRDefault="007F5827" w:rsidP="007F5827">
            <w:pPr>
              <w:spacing w:line="360" w:lineRule="auto"/>
              <w:jc w:val="both"/>
              <w:rPr>
                <w:b/>
              </w:rPr>
            </w:pPr>
            <w:r w:rsidRPr="009422EA">
              <w:rPr>
                <w:b/>
              </w:rPr>
              <w:t>Geographic distribution</w:t>
            </w:r>
          </w:p>
        </w:tc>
        <w:tc>
          <w:tcPr>
            <w:tcW w:w="2310" w:type="dxa"/>
          </w:tcPr>
          <w:p w14:paraId="55DF26A7" w14:textId="46B1742D" w:rsidR="007F5827" w:rsidRDefault="007F5827" w:rsidP="009422EA">
            <w:pPr>
              <w:spacing w:line="360" w:lineRule="auto"/>
            </w:pPr>
            <w:r>
              <w:t>Restricted to southern half of Australia, primarily South East Coast and South West Coast drainage divisions and Tasmania.</w:t>
            </w:r>
          </w:p>
        </w:tc>
        <w:tc>
          <w:tcPr>
            <w:tcW w:w="2311" w:type="dxa"/>
          </w:tcPr>
          <w:p w14:paraId="6CDABD44" w14:textId="70799F8B" w:rsidR="007F5827" w:rsidRDefault="00C8137F" w:rsidP="009422EA">
            <w:pPr>
              <w:spacing w:line="360" w:lineRule="auto"/>
            </w:pPr>
            <w:r>
              <w:t>Distributed widely across southern and eastern Australia.</w:t>
            </w:r>
          </w:p>
        </w:tc>
        <w:tc>
          <w:tcPr>
            <w:tcW w:w="2311" w:type="dxa"/>
          </w:tcPr>
          <w:p w14:paraId="1E9BC96C" w14:textId="1B49C89D" w:rsidR="007F5827" w:rsidRDefault="00C05A9D" w:rsidP="009422EA">
            <w:pPr>
              <w:spacing w:line="360" w:lineRule="auto"/>
            </w:pPr>
            <w:r>
              <w:t xml:space="preserve">Distributed widely across eastern coast of Australia. </w:t>
            </w:r>
          </w:p>
        </w:tc>
      </w:tr>
      <w:tr w:rsidR="007F5827" w14:paraId="6230F0D3" w14:textId="77777777" w:rsidTr="00D10E82">
        <w:tc>
          <w:tcPr>
            <w:tcW w:w="2310" w:type="dxa"/>
          </w:tcPr>
          <w:p w14:paraId="45AACBF4" w14:textId="510AD053" w:rsidR="007F5827" w:rsidRPr="009422EA" w:rsidRDefault="007F5827" w:rsidP="007F5827">
            <w:pPr>
              <w:spacing w:line="360" w:lineRule="auto"/>
              <w:jc w:val="both"/>
              <w:rPr>
                <w:b/>
              </w:rPr>
            </w:pPr>
            <w:proofErr w:type="spellStart"/>
            <w:r w:rsidRPr="009422EA">
              <w:rPr>
                <w:b/>
              </w:rPr>
              <w:t>Perenniality</w:t>
            </w:r>
            <w:proofErr w:type="spellEnd"/>
          </w:p>
        </w:tc>
        <w:tc>
          <w:tcPr>
            <w:tcW w:w="2310" w:type="dxa"/>
          </w:tcPr>
          <w:p w14:paraId="445F3A6A" w14:textId="4D5E5850" w:rsidR="007F5827" w:rsidRDefault="00453CFC" w:rsidP="009422EA">
            <w:pPr>
              <w:spacing w:line="360" w:lineRule="auto"/>
            </w:pPr>
            <w:r>
              <w:t>P</w:t>
            </w:r>
            <w:r w:rsidR="007F5827">
              <w:t>erennial</w:t>
            </w:r>
          </w:p>
        </w:tc>
        <w:tc>
          <w:tcPr>
            <w:tcW w:w="2311" w:type="dxa"/>
          </w:tcPr>
          <w:p w14:paraId="1450C821" w14:textId="04EA93F5" w:rsidR="007F5827" w:rsidRDefault="00C8137F" w:rsidP="009422EA">
            <w:pPr>
              <w:spacing w:line="360" w:lineRule="auto"/>
            </w:pPr>
            <w:r>
              <w:t>Perennial</w:t>
            </w:r>
          </w:p>
        </w:tc>
        <w:tc>
          <w:tcPr>
            <w:tcW w:w="2311" w:type="dxa"/>
          </w:tcPr>
          <w:p w14:paraId="7A1A68BC" w14:textId="7A5AB720" w:rsidR="007F5827" w:rsidRDefault="00D62BDA" w:rsidP="009422EA">
            <w:pPr>
              <w:spacing w:line="360" w:lineRule="auto"/>
            </w:pPr>
            <w:r>
              <w:t>Intermittent</w:t>
            </w:r>
          </w:p>
        </w:tc>
      </w:tr>
      <w:tr w:rsidR="007F5827" w14:paraId="18EB2FD4" w14:textId="77777777" w:rsidTr="00D10E82">
        <w:tc>
          <w:tcPr>
            <w:tcW w:w="2310" w:type="dxa"/>
          </w:tcPr>
          <w:p w14:paraId="0A93CAAA" w14:textId="5861D1E2" w:rsidR="007F5827" w:rsidRPr="009422EA" w:rsidRDefault="007F5827" w:rsidP="007F5827">
            <w:pPr>
              <w:spacing w:line="360" w:lineRule="auto"/>
              <w:jc w:val="both"/>
              <w:rPr>
                <w:b/>
              </w:rPr>
            </w:pPr>
            <w:r w:rsidRPr="009422EA">
              <w:rPr>
                <w:b/>
              </w:rPr>
              <w:t>Seasonality</w:t>
            </w:r>
          </w:p>
        </w:tc>
        <w:tc>
          <w:tcPr>
            <w:tcW w:w="2310" w:type="dxa"/>
          </w:tcPr>
          <w:p w14:paraId="62D28079" w14:textId="246A92FA" w:rsidR="007F5827" w:rsidRDefault="007F5827" w:rsidP="009422EA">
            <w:pPr>
              <w:spacing w:line="360" w:lineRule="auto"/>
            </w:pPr>
            <w:r>
              <w:t>Strongly winter dominated</w:t>
            </w:r>
          </w:p>
        </w:tc>
        <w:tc>
          <w:tcPr>
            <w:tcW w:w="2311" w:type="dxa"/>
          </w:tcPr>
          <w:p w14:paraId="40977BF2" w14:textId="56A56C96" w:rsidR="007F5827" w:rsidRDefault="00C8137F" w:rsidP="009422EA">
            <w:pPr>
              <w:spacing w:line="360" w:lineRule="auto"/>
            </w:pPr>
            <w:r>
              <w:t>Weak seasonal signal</w:t>
            </w:r>
          </w:p>
        </w:tc>
        <w:tc>
          <w:tcPr>
            <w:tcW w:w="2311" w:type="dxa"/>
          </w:tcPr>
          <w:p w14:paraId="0E7AD287" w14:textId="64C970EC" w:rsidR="007F5827" w:rsidRDefault="00D62BDA" w:rsidP="009422EA">
            <w:pPr>
              <w:spacing w:line="360" w:lineRule="auto"/>
            </w:pPr>
            <w:r>
              <w:t>Highly unpredictable</w:t>
            </w:r>
          </w:p>
        </w:tc>
      </w:tr>
      <w:tr w:rsidR="007F5827" w14:paraId="6320BB8A" w14:textId="77777777" w:rsidTr="00D10E82">
        <w:tc>
          <w:tcPr>
            <w:tcW w:w="2310" w:type="dxa"/>
          </w:tcPr>
          <w:p w14:paraId="2998ABB0" w14:textId="41E8B269" w:rsidR="007F5827" w:rsidRPr="009422EA" w:rsidRDefault="007F5827" w:rsidP="007F5827">
            <w:pPr>
              <w:spacing w:line="360" w:lineRule="auto"/>
              <w:jc w:val="both"/>
              <w:rPr>
                <w:b/>
              </w:rPr>
            </w:pPr>
            <w:r w:rsidRPr="009422EA">
              <w:rPr>
                <w:b/>
              </w:rPr>
              <w:t>Flow variability</w:t>
            </w:r>
          </w:p>
        </w:tc>
        <w:tc>
          <w:tcPr>
            <w:tcW w:w="2310" w:type="dxa"/>
          </w:tcPr>
          <w:p w14:paraId="60FF39C1" w14:textId="2B12261B" w:rsidR="007F5827" w:rsidRDefault="007F5827" w:rsidP="009422EA">
            <w:pPr>
              <w:spacing w:line="360" w:lineRule="auto"/>
            </w:pPr>
            <w:r>
              <w:t>Low</w:t>
            </w:r>
          </w:p>
        </w:tc>
        <w:tc>
          <w:tcPr>
            <w:tcW w:w="2311" w:type="dxa"/>
          </w:tcPr>
          <w:p w14:paraId="3A579182" w14:textId="745AC3A6" w:rsidR="007F5827" w:rsidRDefault="00C8137F" w:rsidP="009422EA">
            <w:pPr>
              <w:spacing w:line="360" w:lineRule="auto"/>
            </w:pPr>
            <w:r>
              <w:t>Moderate</w:t>
            </w:r>
          </w:p>
        </w:tc>
        <w:tc>
          <w:tcPr>
            <w:tcW w:w="2311" w:type="dxa"/>
          </w:tcPr>
          <w:p w14:paraId="4C75ED63" w14:textId="221C6DC9" w:rsidR="007F5827" w:rsidRDefault="00D62BDA" w:rsidP="009422EA">
            <w:pPr>
              <w:spacing w:line="360" w:lineRule="auto"/>
            </w:pPr>
            <w:r>
              <w:t>High</w:t>
            </w:r>
          </w:p>
        </w:tc>
      </w:tr>
      <w:tr w:rsidR="007F5827" w14:paraId="0F06E9B4" w14:textId="77777777" w:rsidTr="00D10E82">
        <w:tc>
          <w:tcPr>
            <w:tcW w:w="2310" w:type="dxa"/>
          </w:tcPr>
          <w:p w14:paraId="5E3D807C" w14:textId="6010E794" w:rsidR="00D62BDA" w:rsidRPr="009422EA" w:rsidRDefault="007F5827" w:rsidP="007F5827">
            <w:pPr>
              <w:spacing w:line="360" w:lineRule="auto"/>
              <w:jc w:val="both"/>
              <w:rPr>
                <w:b/>
              </w:rPr>
            </w:pPr>
            <w:r w:rsidRPr="009422EA">
              <w:rPr>
                <w:b/>
              </w:rPr>
              <w:t>Flood characteristics</w:t>
            </w:r>
          </w:p>
          <w:p w14:paraId="0390F6CE" w14:textId="77777777" w:rsidR="007F5827" w:rsidRPr="009422EA" w:rsidRDefault="007F5827" w:rsidP="009422EA">
            <w:pPr>
              <w:jc w:val="right"/>
              <w:rPr>
                <w:b/>
              </w:rPr>
            </w:pPr>
          </w:p>
        </w:tc>
        <w:tc>
          <w:tcPr>
            <w:tcW w:w="2310" w:type="dxa"/>
          </w:tcPr>
          <w:p w14:paraId="7876FA3C" w14:textId="13AD01F5" w:rsidR="007F5827" w:rsidRDefault="007F5827" w:rsidP="009422EA">
            <w:pPr>
              <w:spacing w:line="360" w:lineRule="auto"/>
            </w:pPr>
            <w:r>
              <w:t>Small, frequent, short duration. Low rise and fall rates.</w:t>
            </w:r>
          </w:p>
        </w:tc>
        <w:tc>
          <w:tcPr>
            <w:tcW w:w="2311" w:type="dxa"/>
          </w:tcPr>
          <w:p w14:paraId="076AC896" w14:textId="7DB86F1B" w:rsidR="007F5827" w:rsidRDefault="005725E6" w:rsidP="009422EA">
            <w:pPr>
              <w:spacing w:line="360" w:lineRule="auto"/>
            </w:pPr>
            <w:r>
              <w:t>Roughly 50% h</w:t>
            </w:r>
            <w:r w:rsidR="00C8137F">
              <w:t xml:space="preserve">igher magnitude than stable winter </w:t>
            </w:r>
            <w:proofErr w:type="spellStart"/>
            <w:r w:rsidR="00C8137F">
              <w:t>baseflow</w:t>
            </w:r>
            <w:proofErr w:type="spellEnd"/>
            <w:r w:rsidR="00C8137F">
              <w:t xml:space="preserve"> streams, with similar duration and </w:t>
            </w:r>
            <w:r>
              <w:t>quicker</w:t>
            </w:r>
            <w:r w:rsidR="00C8137F">
              <w:t xml:space="preserve"> rise and fall rates. </w:t>
            </w:r>
          </w:p>
        </w:tc>
        <w:tc>
          <w:tcPr>
            <w:tcW w:w="2311" w:type="dxa"/>
          </w:tcPr>
          <w:p w14:paraId="269DCE7A" w14:textId="35CC48C8" w:rsidR="007F5827" w:rsidRDefault="005725E6" w:rsidP="009422EA">
            <w:pPr>
              <w:spacing w:line="360" w:lineRule="auto"/>
            </w:pPr>
            <w:r>
              <w:t xml:space="preserve">Higher magnitude than unpredictable </w:t>
            </w:r>
            <w:proofErr w:type="spellStart"/>
            <w:r>
              <w:t>baseflow</w:t>
            </w:r>
            <w:proofErr w:type="spellEnd"/>
            <w:r>
              <w:t xml:space="preserve"> streams, similar duration, still quicker rise and fall </w:t>
            </w:r>
            <w:proofErr w:type="gramStart"/>
            <w:r>
              <w:t>rates .</w:t>
            </w:r>
            <w:proofErr w:type="gramEnd"/>
            <w:r>
              <w:t xml:space="preserve"> </w:t>
            </w:r>
          </w:p>
        </w:tc>
      </w:tr>
      <w:tr w:rsidR="007F5827" w14:paraId="1784B6B2" w14:textId="77777777" w:rsidTr="00D10E82">
        <w:tc>
          <w:tcPr>
            <w:tcW w:w="2310" w:type="dxa"/>
          </w:tcPr>
          <w:p w14:paraId="7B43D784" w14:textId="0AD399BA" w:rsidR="007F5827" w:rsidRPr="009422EA" w:rsidRDefault="007F5827" w:rsidP="007F5827">
            <w:pPr>
              <w:spacing w:line="360" w:lineRule="auto"/>
              <w:jc w:val="both"/>
              <w:rPr>
                <w:b/>
              </w:rPr>
            </w:pPr>
            <w:proofErr w:type="spellStart"/>
            <w:r w:rsidRPr="009422EA">
              <w:rPr>
                <w:b/>
              </w:rPr>
              <w:t>Baseflow</w:t>
            </w:r>
            <w:proofErr w:type="spellEnd"/>
            <w:r w:rsidRPr="009422EA">
              <w:rPr>
                <w:b/>
              </w:rPr>
              <w:t xml:space="preserve"> contribution</w:t>
            </w:r>
          </w:p>
        </w:tc>
        <w:tc>
          <w:tcPr>
            <w:tcW w:w="2310" w:type="dxa"/>
          </w:tcPr>
          <w:p w14:paraId="74AFCC13" w14:textId="50CAED48" w:rsidR="007F5827" w:rsidRDefault="007F5827" w:rsidP="009422EA">
            <w:pPr>
              <w:spacing w:line="360" w:lineRule="auto"/>
            </w:pPr>
            <w:r>
              <w:t>High</w:t>
            </w:r>
          </w:p>
        </w:tc>
        <w:tc>
          <w:tcPr>
            <w:tcW w:w="2311" w:type="dxa"/>
          </w:tcPr>
          <w:p w14:paraId="1734EF1D" w14:textId="2348851F" w:rsidR="007F5827" w:rsidRDefault="00C8137F" w:rsidP="009422EA">
            <w:pPr>
              <w:spacing w:line="360" w:lineRule="auto"/>
            </w:pPr>
            <w:r>
              <w:t xml:space="preserve">High, but less lower than </w:t>
            </w:r>
            <w:r w:rsidR="000B0D71">
              <w:t xml:space="preserve">stable winter </w:t>
            </w:r>
            <w:proofErr w:type="spellStart"/>
            <w:r w:rsidR="000B0D71">
              <w:t>baseflow</w:t>
            </w:r>
            <w:proofErr w:type="spellEnd"/>
          </w:p>
        </w:tc>
        <w:tc>
          <w:tcPr>
            <w:tcW w:w="2311" w:type="dxa"/>
          </w:tcPr>
          <w:p w14:paraId="64C5E8E6" w14:textId="5FDD9094" w:rsidR="007F5827" w:rsidRDefault="00D62BDA" w:rsidP="009422EA">
            <w:pPr>
              <w:keepNext/>
              <w:spacing w:line="360" w:lineRule="auto"/>
            </w:pPr>
            <w:r>
              <w:t>Intermediate</w:t>
            </w:r>
          </w:p>
        </w:tc>
      </w:tr>
    </w:tbl>
    <w:p w14:paraId="125F1B80" w14:textId="60408AE3" w:rsidR="00D10E82" w:rsidRPr="00EA700F" w:rsidRDefault="00D62BDA" w:rsidP="009422EA">
      <w:pPr>
        <w:pStyle w:val="Caption"/>
      </w:pPr>
      <w:r>
        <w:t xml:space="preserve">Table </w:t>
      </w:r>
      <w:fldSimple w:instr=" SEQ Table \* ARABIC ">
        <w:r>
          <w:rPr>
            <w:noProof/>
          </w:rPr>
          <w:t>1</w:t>
        </w:r>
      </w:fldSimple>
      <w:r>
        <w:t xml:space="preserve">. </w:t>
      </w:r>
      <w:r w:rsidR="005725E6">
        <w:t xml:space="preserve">Flow characteristics of river hydrological classes used in this study. The reader is directed to Kennard et al. (2010) for the complete characterisation and derivation of these classes. It is worthwhile to note here that </w:t>
      </w:r>
      <w:r w:rsidR="005B4881">
        <w:t xml:space="preserve">these three classes span roughly half of the range of hydrological variability within the Australian continent. The extreme hydrological variability within the arid and semi-arid regions that dominate the centre of the continent </w:t>
      </w:r>
      <w:r w:rsidR="005B4881">
        <w:fldChar w:fldCharType="begin" w:fldLock="1"/>
      </w:r>
      <w:r w:rsidR="004C1493">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005B4881">
        <w:fldChar w:fldCharType="separate"/>
      </w:r>
      <w:r w:rsidR="009422EA" w:rsidRPr="009422EA">
        <w:rPr>
          <w:i w:val="0"/>
          <w:noProof/>
        </w:rPr>
        <w:t>(Finlayson &amp; McMahon 1988)</w:t>
      </w:r>
      <w:r w:rsidR="005B4881">
        <w:fldChar w:fldCharType="end"/>
      </w:r>
      <w:r w:rsidR="005B4881">
        <w:t xml:space="preserve"> is not represented here. </w:t>
      </w:r>
    </w:p>
    <w:p w14:paraId="6E129745" w14:textId="77777777" w:rsidR="007166A1" w:rsidRPr="00EA700F" w:rsidRDefault="007166A1" w:rsidP="00A22B81">
      <w:pPr>
        <w:keepNext/>
        <w:spacing w:line="360" w:lineRule="auto"/>
        <w:jc w:val="both"/>
      </w:pPr>
      <w:commentRangeStart w:id="16"/>
      <w:commentRangeStart w:id="17"/>
      <w:commentRangeStart w:id="18"/>
      <w:r w:rsidRPr="00EA700F">
        <w:rPr>
          <w:noProof/>
          <w:lang w:eastAsia="en-AU"/>
        </w:rPr>
        <w:lastRenderedPageBreak/>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
      <w:commentRangeEnd w:id="18"/>
      <w:r w:rsidR="00DE3338">
        <w:rPr>
          <w:rStyle w:val="CommentReference"/>
        </w:rPr>
        <w:commentReference w:id="18"/>
      </w:r>
      <w:r w:rsidR="00FF3274">
        <w:rPr>
          <w:rStyle w:val="CommentReference"/>
        </w:rPr>
        <w:commentReference w:id="16"/>
      </w:r>
      <w:commentRangeEnd w:id="17"/>
      <w:r w:rsidR="002E43DE">
        <w:rPr>
          <w:rStyle w:val="CommentReference"/>
        </w:rPr>
        <w:commentReference w:id="17"/>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9C2AD8">
        <w:rPr>
          <w:sz w:val="22"/>
          <w:szCs w:val="22"/>
        </w:rPr>
        <w:t xml:space="preserve"> chosen to represent the three major hydrological classes of SE </w:t>
      </w:r>
      <w:commentRangeStart w:id="19"/>
      <w:r w:rsidR="009C2AD8">
        <w:rPr>
          <w:sz w:val="22"/>
          <w:szCs w:val="22"/>
        </w:rPr>
        <w:t>Australia</w:t>
      </w:r>
      <w:commentRangeEnd w:id="19"/>
      <w:r w:rsidR="009C2AD8">
        <w:rPr>
          <w:rStyle w:val="CommentReference"/>
          <w:i w:val="0"/>
          <w:iCs w:val="0"/>
          <w:color w:val="auto"/>
        </w:rPr>
        <w:commentReference w:id="19"/>
      </w:r>
      <w:r w:rsidR="00EF3710">
        <w:rPr>
          <w:sz w:val="22"/>
          <w:szCs w:val="22"/>
        </w:rPr>
        <w:t>.</w:t>
      </w:r>
    </w:p>
    <w:p w14:paraId="20EA697E" w14:textId="3DDDFDB6"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r w:rsidR="00FF3274">
        <w:t xml:space="preserve"> and river type</w:t>
      </w:r>
      <w:r w:rsidRPr="00EA700F">
        <w:t xml:space="preserve">, the following further criteria were used to shortlist possible study sites: </w:t>
      </w:r>
      <w:r w:rsidR="00FF3274">
        <w:t>all were partly confined valleys with discontinuous floodplain pocket River Styles</w:t>
      </w:r>
      <w:r w:rsidR="009422EA">
        <w:t>,</w:t>
      </w:r>
      <w:r w:rsidR="00FF3274">
        <w:t xml:space="preserve"> </w:t>
      </w:r>
      <w:r w:rsidR="00FF3274" w:rsidRPr="009422EA">
        <w:rPr>
          <w:i/>
        </w:rPr>
        <w:t>c.f.</w:t>
      </w:r>
      <w:r w:rsidR="009422EA">
        <w:t xml:space="preserve"> </w:t>
      </w:r>
      <w:r w:rsidR="00BF2ED3">
        <w:fldChar w:fldCharType="begin" w:fldLock="1"/>
      </w:r>
      <w:r w:rsidR="004C1493">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"manualFormatting" : "Brierley &amp; Fryirs (2005)", "previouslyFormattedCitation" : "(Brierley &amp; Fryirs 2005)" }, "properties" : { "noteIndex" : 0 }, "schema" : "https://github.com/citation-style-language/schema/raw/master/csl-citation.json" }</w:instrText>
      </w:r>
      <w:r w:rsidR="00BF2ED3">
        <w:fldChar w:fldCharType="separate"/>
      </w:r>
      <w:r w:rsidR="00BF2ED3" w:rsidRPr="00BF2ED3">
        <w:rPr>
          <w:noProof/>
        </w:rPr>
        <w:t xml:space="preserve">Brierley &amp; Fryirs </w:t>
      </w:r>
      <w:r w:rsidR="00BF2ED3">
        <w:rPr>
          <w:noProof/>
        </w:rPr>
        <w:t>(</w:t>
      </w:r>
      <w:r w:rsidR="00BF2ED3" w:rsidRPr="00BF2ED3">
        <w:rPr>
          <w:noProof/>
        </w:rPr>
        <w:t>2005)</w:t>
      </w:r>
      <w:r w:rsidR="00BF2ED3">
        <w:fldChar w:fldCharType="end"/>
      </w:r>
      <w:r w:rsidR="00810634">
        <w:t xml:space="preserve">, had an </w:t>
      </w:r>
      <w:r w:rsidRPr="00EA700F">
        <w:t xml:space="preserve">intact native riparian vegetation cover (a band of native riparian vegetation extending &gt;15 m from </w:t>
      </w:r>
      <w:commentRangeStart w:id="20"/>
      <w:r w:rsidRPr="00EA700F">
        <w:t>the</w:t>
      </w:r>
      <w:commentRangeEnd w:id="20"/>
      <w:r w:rsidR="00810634">
        <w:rPr>
          <w:rStyle w:val="CommentReference"/>
        </w:rPr>
        <w:commentReference w:id="20"/>
      </w:r>
      <w:r w:rsidRPr="00EA700F">
        <w:t xml:space="preserve"> </w:t>
      </w:r>
      <w:r w:rsidR="009422EA">
        <w:t xml:space="preserve"> </w:t>
      </w:r>
      <w:proofErr w:type="spellStart"/>
      <w:r w:rsidR="009422EA">
        <w:t>bankfull</w:t>
      </w:r>
      <w:proofErr w:type="spellEnd"/>
      <w:r w:rsidR="009422EA">
        <w:t xml:space="preserve"> </w:t>
      </w:r>
      <w:r w:rsidRPr="00EA700F">
        <w:t xml:space="preserve">channel edge), </w:t>
      </w:r>
      <w:r w:rsidR="00FF3274">
        <w:rPr>
          <w:rStyle w:val="CommentReference"/>
        </w:rPr>
        <w:commentReference w:id="21"/>
      </w:r>
      <w:r w:rsidR="00FF3274">
        <w:t>were in good</w:t>
      </w:r>
      <w:r w:rsidR="00FF3274" w:rsidRPr="00EA700F">
        <w:t xml:space="preserve"> </w:t>
      </w:r>
      <w:r w:rsidRPr="00EA700F">
        <w:t xml:space="preserve">geomorphic condition (lack of significant human-induced erosional or depositional landforms), minimal </w:t>
      </w:r>
      <w:r w:rsidR="00810634">
        <w:t>vegetation</w:t>
      </w:r>
      <w:r w:rsidR="00810634" w:rsidRPr="00EA700F">
        <w:t xml:space="preserve"> </w:t>
      </w:r>
      <w:r w:rsidRPr="00EA700F">
        <w:t>clearing (catchment predominantly covered by native vegetation)</w:t>
      </w:r>
      <w:r w:rsidR="00810634">
        <w:t xml:space="preserve"> and occurred in </w:t>
      </w:r>
      <w:r w:rsidR="00AE6B7B">
        <w:t xml:space="preserve">a </w:t>
      </w:r>
      <w:r w:rsidR="00810634">
        <w:t xml:space="preserve">catchment smaller than </w:t>
      </w:r>
      <w:r w:rsidR="00810634" w:rsidRPr="00EA700F">
        <w:t>1000 km</w:t>
      </w:r>
      <w:r w:rsidR="00810634" w:rsidRPr="00EA700F">
        <w:rPr>
          <w:vertAlign w:val="superscript"/>
        </w:rPr>
        <w:t>2</w:t>
      </w:r>
      <w:r w:rsidRPr="00EA700F">
        <w:t xml:space="preserve">. These criteria were assessed using a combination of visual inspection of satellite photography (Google Earth, Microsoft Bing), </w:t>
      </w:r>
      <w:r w:rsidR="00810634">
        <w:t xml:space="preserve">and </w:t>
      </w:r>
      <w:r w:rsidRPr="00EA700F">
        <w:t>information from the NSW Riparian Vegetation Extent dataset and the NSW Office of Water River Styles® geospatial dataset</w:t>
      </w:r>
      <w:r w:rsidR="009422EA">
        <w:t xml:space="preserve"> </w:t>
      </w:r>
      <w:r w:rsidR="00DE3338">
        <w:rPr>
          <w:rFonts w:cs="Helvetica"/>
        </w:rPr>
        <w:fldChar w:fldCharType="begin" w:fldLock="1"/>
      </w:r>
      <w:r w:rsidR="004C1493">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"type" : "report" }, "uris" : [ "http://www.mendeley.com/documents/?uuid=bcdd8a28-5f18-4101-aa72-3d85a540cb7e" ] } ], "mendeley" : { "previouslyFormattedCitation" : "(Healy &lt;i&gt;et al.&lt;/i&gt; 2012)" }, "properties" : { "noteIndex" : 0 }, "schema" : "https://github.com/citation-style-language/schema/raw/master/csl-citation.json" }</w:instrText>
      </w:r>
      <w:r w:rsidR="00DE3338">
        <w:rPr>
          <w:rFonts w:cs="Helvetica"/>
        </w:rPr>
        <w:fldChar w:fldCharType="separate"/>
      </w:r>
      <w:r w:rsidR="004C1493" w:rsidRPr="004C1493">
        <w:rPr>
          <w:rFonts w:cs="Helvetica"/>
          <w:noProof/>
        </w:rPr>
        <w:t xml:space="preserve">(Healy </w:t>
      </w:r>
      <w:r w:rsidR="004C1493" w:rsidRPr="004C1493">
        <w:rPr>
          <w:rFonts w:cs="Helvetica"/>
          <w:i/>
          <w:noProof/>
        </w:rPr>
        <w:t>et al.</w:t>
      </w:r>
      <w:r w:rsidR="004C1493" w:rsidRPr="004C1493">
        <w:rPr>
          <w:rFonts w:cs="Helvetica"/>
          <w:noProof/>
        </w:rPr>
        <w:t xml:space="preserve"> 2012)</w:t>
      </w:r>
      <w:r w:rsidR="00DE3338">
        <w:rPr>
          <w:rFonts w:cs="Helvetica"/>
        </w:rPr>
        <w:fldChar w:fldCharType="end"/>
      </w:r>
      <w:r w:rsidRPr="00EA700F">
        <w:t xml:space="preserve">. To select the 15 study sites from this shortlist, accessibility by road, permission from state or private landholders, and proximity of accessible areas to continuous hydrological monitoring stations were </w:t>
      </w:r>
      <w:r w:rsidR="00AE6B7B">
        <w:t>taken into account</w:t>
      </w:r>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9422EA"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lastRenderedPageBreak/>
        <w:t xml:space="preserve">Data collection was undertaken between December 2012 and May 2013. At each site, a 10 m by 50 m plot was marked out, with the longest </w:t>
      </w:r>
      <w:r w:rsidR="0085737E" w:rsidRPr="009422EA">
        <w:rPr>
          <w:rFonts w:eastAsia="Times New Roman" w:cs="Arial"/>
          <w:lang w:eastAsia="en-AU"/>
        </w:rPr>
        <w:t>edge</w:t>
      </w:r>
      <w:r w:rsidRPr="009422EA">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9422EA" w:rsidRDefault="00B634E6" w:rsidP="00A22B81">
      <w:pPr>
        <w:shd w:val="clear" w:color="auto" w:fill="FFFFFF"/>
        <w:spacing w:after="0" w:line="360" w:lineRule="auto"/>
        <w:jc w:val="both"/>
        <w:rPr>
          <w:rFonts w:eastAsia="Times New Roman" w:cs="Arial"/>
          <w:lang w:eastAsia="en-AU"/>
        </w:rPr>
      </w:pPr>
    </w:p>
    <w:p w14:paraId="1B624205" w14:textId="77DB08FF" w:rsidR="00B634E6" w:rsidRPr="00F879B2"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t xml:space="preserve">Proportional cover of woody vegetation was assessed </w:t>
      </w:r>
      <w:r w:rsidR="00AE6B7B">
        <w:rPr>
          <w:rFonts w:eastAsia="Times New Roman" w:cs="Arial"/>
          <w:lang w:eastAsia="en-AU"/>
        </w:rPr>
        <w:t>for three strata</w:t>
      </w:r>
      <w:r w:rsidRPr="00F879B2">
        <w:rPr>
          <w:rFonts w:eastAsia="Times New Roman" w:cs="Arial"/>
          <w:lang w:eastAsia="en-AU"/>
        </w:rPr>
        <w:t xml:space="preserve">: shrub (1-4 m), </w:t>
      </w:r>
      <w:proofErr w:type="spellStart"/>
      <w:r w:rsidRPr="00F879B2">
        <w:rPr>
          <w:rFonts w:eastAsia="Times New Roman" w:cs="Arial"/>
          <w:lang w:eastAsia="en-AU"/>
        </w:rPr>
        <w:t>subcanopy</w:t>
      </w:r>
      <w:proofErr w:type="spellEnd"/>
      <w:r w:rsidRPr="00F879B2">
        <w:rPr>
          <w:rFonts w:eastAsia="Times New Roman" w:cs="Arial"/>
          <w:lang w:eastAsia="en-AU"/>
        </w:rPr>
        <w:t xml:space="preserve"> (4-8 m) and canopy (&gt;8 m). Species were identified using appropriate field guides, and were verified against herbarium specimens at the Macquarie University Herbarium</w:t>
      </w:r>
      <w:r w:rsidR="00F879B2">
        <w:rPr>
          <w:rFonts w:eastAsia="Times New Roman" w:cs="Arial"/>
          <w:lang w:eastAsia="en-AU"/>
        </w:rPr>
        <w:t>.</w:t>
      </w:r>
      <w:r w:rsidR="00AE6B7B">
        <w:rPr>
          <w:rFonts w:eastAsia="Times New Roman" w:cs="Arial"/>
          <w:lang w:eastAsia="en-AU"/>
        </w:rPr>
        <w:t xml:space="preserve"> </w:t>
      </w:r>
      <w:r w:rsidR="00F879B2">
        <w:rPr>
          <w:rFonts w:eastAsia="Times New Roman" w:cs="Arial"/>
          <w:lang w:eastAsia="en-AU"/>
        </w:rPr>
        <w:t xml:space="preserve">Some specimens were identified </w:t>
      </w:r>
      <w:r w:rsidRPr="00F879B2">
        <w:rPr>
          <w:rFonts w:eastAsia="Times New Roman" w:cs="Arial"/>
          <w:lang w:eastAsia="en-AU"/>
        </w:rPr>
        <w:t xml:space="preserve">by staff at the Royal Botanic Gardens, Sydney. </w:t>
      </w:r>
    </w:p>
    <w:p w14:paraId="0E60DE90" w14:textId="57F1D3EB"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F879B2">
        <w:rPr>
          <w:rFonts w:asciiTheme="minorHAnsi" w:hAnsiTheme="minorHAnsi" w:cs="Arial"/>
          <w:b w:val="0"/>
          <w:bCs w:val="0"/>
          <w:sz w:val="22"/>
          <w:szCs w:val="22"/>
        </w:rPr>
        <w:t xml:space="preserve">Wood samples were collected from dominant woody species present within the plot at &gt;5% cover in shrub, sub canopy or canopy strata, and which had trunks robust enough to core. </w:t>
      </w:r>
      <w:r w:rsidR="00AE6B7B">
        <w:rPr>
          <w:rFonts w:asciiTheme="minorHAnsi" w:hAnsiTheme="minorHAnsi" w:cs="Arial"/>
          <w:b w:val="0"/>
          <w:bCs w:val="0"/>
          <w:sz w:val="22"/>
          <w:szCs w:val="22"/>
        </w:rPr>
        <w:t xml:space="preserve">A </w:t>
      </w:r>
      <w:r w:rsidR="0085737E" w:rsidRPr="00F879B2">
        <w:rPr>
          <w:rFonts w:asciiTheme="minorHAnsi" w:hAnsiTheme="minorHAnsi" w:cs="Arial"/>
          <w:b w:val="0"/>
          <w:bCs w:val="0"/>
          <w:sz w:val="22"/>
          <w:szCs w:val="22"/>
        </w:rPr>
        <w:t xml:space="preserve">100 mm wood sample from each of two individuals per species </w:t>
      </w:r>
      <w:r w:rsidR="00AE6B7B">
        <w:rPr>
          <w:rFonts w:asciiTheme="minorHAnsi" w:hAnsiTheme="minorHAnsi" w:cs="Arial"/>
          <w:b w:val="0"/>
          <w:bCs w:val="0"/>
          <w:sz w:val="22"/>
          <w:szCs w:val="22"/>
        </w:rPr>
        <w:t>was</w:t>
      </w:r>
      <w:r w:rsidR="00AE6B7B" w:rsidRPr="00F879B2">
        <w:rPr>
          <w:rFonts w:asciiTheme="minorHAnsi" w:hAnsiTheme="minorHAnsi" w:cs="Arial"/>
          <w:b w:val="0"/>
          <w:bCs w:val="0"/>
          <w:sz w:val="22"/>
          <w:szCs w:val="22"/>
        </w:rPr>
        <w:t xml:space="preserve"> </w:t>
      </w:r>
      <w:r w:rsidR="0085737E" w:rsidRPr="00F879B2">
        <w:rPr>
          <w:rFonts w:asciiTheme="minorHAnsi" w:hAnsiTheme="minorHAnsi" w:cs="Arial"/>
          <w:b w:val="0"/>
          <w:bCs w:val="0"/>
          <w:sz w:val="22"/>
          <w:szCs w:val="22"/>
        </w:rPr>
        <w:t>extracted using a</w:t>
      </w:r>
      <w:r w:rsidRPr="00F879B2">
        <w:rPr>
          <w:rFonts w:asciiTheme="minorHAnsi" w:hAnsiTheme="minorHAnsi" w:cs="Arial"/>
          <w:b w:val="0"/>
          <w:bCs w:val="0"/>
          <w:sz w:val="22"/>
          <w:szCs w:val="22"/>
        </w:rPr>
        <w:t xml:space="preserve"> 5.15 mm diameter, triple threaded increment borer (</w:t>
      </w:r>
      <w:proofErr w:type="spellStart"/>
      <w:r w:rsidRPr="00F879B2">
        <w:rPr>
          <w:rFonts w:asciiTheme="minorHAnsi" w:hAnsiTheme="minorHAnsi" w:cs="Arial"/>
          <w:b w:val="0"/>
          <w:bCs w:val="0"/>
          <w:sz w:val="22"/>
          <w:szCs w:val="22"/>
        </w:rPr>
        <w:t>Hagl</w:t>
      </w:r>
      <w:r w:rsidRPr="00F879B2">
        <w:rPr>
          <w:rFonts w:asciiTheme="minorHAnsi" w:hAnsiTheme="minorHAnsi"/>
          <w:b w:val="0"/>
          <w:sz w:val="22"/>
          <w:szCs w:val="22"/>
        </w:rPr>
        <w:t>ö</w:t>
      </w:r>
      <w:r w:rsidRPr="00F879B2">
        <w:rPr>
          <w:rFonts w:asciiTheme="minorHAnsi" w:hAnsiTheme="minorHAnsi" w:cs="Arial"/>
          <w:b w:val="0"/>
          <w:bCs w:val="0"/>
          <w:sz w:val="22"/>
          <w:szCs w:val="22"/>
        </w:rPr>
        <w:t>f</w:t>
      </w:r>
      <w:proofErr w:type="spellEnd"/>
      <w:r w:rsidRPr="00F879B2">
        <w:rPr>
          <w:rFonts w:asciiTheme="minorHAnsi" w:hAnsiTheme="minorHAnsi" w:cs="Arial"/>
          <w:b w:val="0"/>
          <w:bCs w:val="0"/>
          <w:sz w:val="22"/>
          <w:szCs w:val="22"/>
        </w:rPr>
        <w:t xml:space="preserve"> Sweden)</w:t>
      </w:r>
      <w:r w:rsidR="0085737E" w:rsidRPr="00F879B2">
        <w:rPr>
          <w:rFonts w:asciiTheme="minorHAnsi" w:hAnsiTheme="minorHAnsi" w:cs="Arial"/>
          <w:b w:val="0"/>
          <w:bCs w:val="0"/>
          <w:sz w:val="22"/>
          <w:szCs w:val="22"/>
        </w:rPr>
        <w:t>.</w:t>
      </w:r>
      <w:r w:rsidRPr="00F879B2">
        <w:rPr>
          <w:rFonts w:asciiTheme="minorHAnsi" w:hAnsiTheme="minorHAnsi" w:cs="Arial"/>
          <w:b w:val="0"/>
          <w:bCs w:val="0"/>
          <w:sz w:val="22"/>
          <w:szCs w:val="22"/>
        </w:rPr>
        <w:t xml:space="preserve"> Samples were extracted from the base of the main trunk, 10 cm above the leaf litter level, and air-dried at 20-45</w:t>
      </w:r>
      <w:r w:rsidR="006E5D88" w:rsidRPr="00F879B2">
        <w:rPr>
          <w:rFonts w:asciiTheme="minorHAnsi" w:hAnsiTheme="minorHAnsi" w:cs="Arial"/>
          <w:b w:val="0"/>
          <w:bCs w:val="0"/>
          <w:sz w:val="22"/>
          <w:szCs w:val="22"/>
        </w:rPr>
        <w:t xml:space="preserve"> </w:t>
      </w:r>
      <w:r w:rsidRPr="00F879B2">
        <w:rPr>
          <w:rFonts w:asciiTheme="minorHAnsi" w:hAnsiTheme="minorHAnsi" w:cs="Arial"/>
          <w:b w:val="0"/>
          <w:bCs w:val="0"/>
          <w:sz w:val="22"/>
          <w:szCs w:val="22"/>
        </w:rPr>
        <w:t xml:space="preserve">°C. On return to the laboratory, samples were rehydrated in deionised water and </w:t>
      </w:r>
      <w:r w:rsidR="0085737E" w:rsidRPr="00F879B2">
        <w:rPr>
          <w:rFonts w:asciiTheme="minorHAnsi" w:hAnsiTheme="minorHAnsi" w:cs="Arial"/>
          <w:b w:val="0"/>
          <w:bCs w:val="0"/>
          <w:sz w:val="22"/>
          <w:szCs w:val="22"/>
        </w:rPr>
        <w:t>10 mm sections of mature w</w:t>
      </w:r>
      <w:r w:rsidR="00290091" w:rsidRPr="00F879B2">
        <w:rPr>
          <w:rFonts w:asciiTheme="minorHAnsi" w:hAnsiTheme="minorHAnsi" w:cs="Arial"/>
          <w:b w:val="0"/>
          <w:bCs w:val="0"/>
          <w:sz w:val="22"/>
          <w:szCs w:val="22"/>
        </w:rPr>
        <w:t>ood were cut with a razor</w:t>
      </w:r>
      <w:r w:rsidRPr="00F879B2">
        <w:rPr>
          <w:rFonts w:asciiTheme="minorHAnsi" w:hAnsiTheme="minorHAnsi" w:cs="Arial"/>
          <w:b w:val="0"/>
          <w:bCs w:val="0"/>
          <w:sz w:val="22"/>
          <w:szCs w:val="22"/>
        </w:rPr>
        <w:t xml:space="preserve">, using visual inspection of vessel occlusion as an indicator of </w:t>
      </w:r>
      <w:r w:rsidR="00290091" w:rsidRPr="00F879B2">
        <w:rPr>
          <w:rFonts w:asciiTheme="minorHAnsi" w:hAnsiTheme="minorHAnsi" w:cs="Arial"/>
          <w:b w:val="0"/>
          <w:bCs w:val="0"/>
          <w:sz w:val="22"/>
          <w:szCs w:val="22"/>
        </w:rPr>
        <w:t>maturity</w:t>
      </w:r>
      <w:r w:rsidRPr="00F879B2">
        <w:rPr>
          <w:rFonts w:asciiTheme="minorHAnsi" w:hAnsiTheme="minorHAnsi" w:cs="Arial"/>
          <w:b w:val="0"/>
          <w:bCs w:val="0"/>
          <w:sz w:val="22"/>
          <w:szCs w:val="22"/>
        </w:rPr>
        <w:t xml:space="preserve">. Sections were measured (x, y and z dimensions) with </w:t>
      </w:r>
      <w:r w:rsidR="00180A63" w:rsidRPr="00F879B2">
        <w:rPr>
          <w:rFonts w:asciiTheme="minorHAnsi" w:hAnsiTheme="minorHAnsi" w:cs="Arial"/>
          <w:b w:val="0"/>
          <w:bCs w:val="0"/>
          <w:sz w:val="22"/>
          <w:szCs w:val="22"/>
        </w:rPr>
        <w:t>callipers</w:t>
      </w:r>
      <w:r w:rsidRPr="00F879B2">
        <w:rPr>
          <w:rFonts w:asciiTheme="minorHAnsi" w:hAnsiTheme="minorHAnsi" w:cs="Arial"/>
          <w:b w:val="0"/>
          <w:bCs w:val="0"/>
          <w:sz w:val="22"/>
          <w:szCs w:val="22"/>
        </w:rPr>
        <w:t xml:space="preserve"> (</w:t>
      </w:r>
      <w:proofErr w:type="spellStart"/>
      <w:r w:rsidRPr="00F879B2">
        <w:rPr>
          <w:rFonts w:asciiTheme="minorHAnsi" w:hAnsiTheme="minorHAnsi" w:cs="Arial"/>
          <w:b w:val="0"/>
          <w:bCs w:val="0"/>
          <w:sz w:val="22"/>
          <w:szCs w:val="22"/>
        </w:rPr>
        <w:t>Mitzuni</w:t>
      </w:r>
      <w:proofErr w:type="spellEnd"/>
      <w:r w:rsidRPr="00F879B2">
        <w:rPr>
          <w:rFonts w:asciiTheme="minorHAnsi" w:hAnsiTheme="minorHAnsi" w:cs="Arial"/>
          <w:b w:val="0"/>
          <w:bCs w:val="0"/>
          <w:sz w:val="22"/>
          <w:szCs w:val="22"/>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47099AD9"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for NSW sites, and the Victoria State Government’s Water Measurement Information System website (</w:t>
      </w:r>
      <w:hyperlink r:id="rId10" w:history="1">
        <w:r w:rsidRPr="00EA700F">
          <w:rPr>
            <w:rStyle w:val="Hyperlink"/>
          </w:rPr>
          <w:t>http://data.water.vic.gov.au/monitoring.htm</w:t>
        </w:r>
      </w:hyperlink>
      <w:r w:rsidRPr="00EA700F">
        <w:t>)</w:t>
      </w:r>
      <w:r w:rsidR="00AE6B7B">
        <w:t xml:space="preserve"> for Victorian sites</w:t>
      </w:r>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2"/>
      <w:proofErr w:type="spellStart"/>
      <w:r w:rsidRPr="00EA700F">
        <w:t>datapoints</w:t>
      </w:r>
      <w:proofErr w:type="spellEnd"/>
      <w:r w:rsidRPr="00EA700F">
        <w:t xml:space="preserve"> </w:t>
      </w:r>
      <w:commentRangeEnd w:id="22"/>
      <w:r w:rsidR="007761F2">
        <w:rPr>
          <w:rStyle w:val="CommentReference"/>
        </w:rPr>
        <w:commentReference w:id="22"/>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004247CF">
        <w:fldChar w:fldCharType="begin" w:fldLock="1"/>
      </w:r>
      <w:r w:rsidR="004C1493">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"type" : "article", "volume" : "1" }, "uris" : [ "http://www.mendeley.com/documents/?uuid=bd51a617-ba53-4688-b0f9-23470c9f8c29" ] } ], "mendeley" : { "previouslyFormattedCitation" : "(Marsh, Stewardson &amp; Kennard 2003)" }, "properties" : { "noteIndex" : 0 }, "schema" : "https://github.com/citation-style-language/schema/raw/master/csl-citation.json" }</w:instrText>
      </w:r>
      <w:r w:rsidR="004247CF">
        <w:fldChar w:fldCharType="separate"/>
      </w:r>
      <w:r w:rsidR="009422EA" w:rsidRPr="009422EA">
        <w:rPr>
          <w:noProof/>
        </w:rPr>
        <w:t>(Marsh, Stewardson &amp; Kennard 2003)</w:t>
      </w:r>
      <w:r w:rsidR="004247CF">
        <w:fldChar w:fldCharType="end"/>
      </w:r>
      <w:r w:rsidRPr="00EA700F">
        <w:t>. Consistency of the resulting outputs were checked by visual inspection of hydrographs</w:t>
      </w:r>
      <w:commentRangeStart w:id="23"/>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24"/>
      <w:r w:rsidRPr="00EA700F">
        <w:t>method</w:t>
      </w:r>
      <w:commentRangeEnd w:id="24"/>
      <w:r w:rsidR="007761F2">
        <w:rPr>
          <w:rStyle w:val="CommentReference"/>
        </w:rPr>
        <w:commentReference w:id="24"/>
      </w:r>
      <w:r w:rsidRPr="00EA700F">
        <w:t>. Linear interpolation was used for Jilliby Creek data.</w:t>
      </w:r>
      <w:commentRangeEnd w:id="23"/>
      <w:r w:rsidR="007761F2">
        <w:rPr>
          <w:rStyle w:val="CommentReference"/>
        </w:rPr>
        <w:commentReference w:id="23"/>
      </w:r>
    </w:p>
    <w:p w14:paraId="288A9CA3" w14:textId="4810DA4D" w:rsidR="00B634E6" w:rsidRPr="00EA700F" w:rsidRDefault="00B634E6" w:rsidP="00A22B81">
      <w:pPr>
        <w:spacing w:line="360" w:lineRule="auto"/>
        <w:jc w:val="both"/>
      </w:pPr>
      <w:r w:rsidRPr="00EA700F">
        <w:lastRenderedPageBreak/>
        <w:t xml:space="preserve">A set of </w:t>
      </w:r>
      <w:r w:rsidR="004247CF">
        <w:t xml:space="preserve">24 </w:t>
      </w:r>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r w:rsidR="007761F2">
        <w:t>.</w:t>
      </w:r>
      <w:r w:rsidRPr="00EA700F">
        <w:t xml:space="preserve"> </w:t>
      </w:r>
      <w:r w:rsidR="007761F2">
        <w:t>Twenty</w:t>
      </w:r>
      <w:r w:rsidR="007761F2" w:rsidRPr="00EA700F">
        <w:t xml:space="preserve"> </w:t>
      </w:r>
      <w:r w:rsidRPr="00EA700F">
        <w:t xml:space="preserve">year average return interval (ARI) flood magnitude was also calculated with a flood independence value of 7 days between peaks. </w:t>
      </w:r>
      <w:commentRangeStart w:id="25"/>
      <w:commentRangeStart w:id="26"/>
      <w:r w:rsidRPr="00EA700F">
        <w:t xml:space="preserve">Colwell’s </w:t>
      </w:r>
      <w:commentRangeEnd w:id="25"/>
      <w:r w:rsidR="007761F2">
        <w:rPr>
          <w:rStyle w:val="CommentReference"/>
        </w:rPr>
        <w:commentReference w:id="25"/>
      </w:r>
      <w:commentRangeEnd w:id="26"/>
      <w:r w:rsidR="00F879B2">
        <w:rPr>
          <w:rStyle w:val="CommentReference"/>
        </w:rPr>
        <w:commentReference w:id="26"/>
      </w:r>
      <w:r w:rsidRPr="00EA700F">
        <w:t xml:space="preserve">Indices were calculated using mean </w:t>
      </w:r>
      <w:r w:rsidR="00D66410">
        <w:t xml:space="preserve">flow </w:t>
      </w:r>
      <w:r w:rsidRPr="00EA700F">
        <w:t xml:space="preserve">values over monthly time periods and a class distribution of 11 flow classes. Metrics of flow magnitude </w:t>
      </w:r>
      <w:r w:rsidR="00F879B2">
        <w:t xml:space="preserve">which had units ML / day </w:t>
      </w:r>
      <w:r w:rsidRPr="00EA700F">
        <w:t>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27"/>
            <w:commentRangeStart w:id="28"/>
            <w:r w:rsidRPr="00EA700F">
              <w:rPr>
                <w:rFonts w:eastAsia="Times New Roman" w:cs="Times New Roman"/>
                <w:b/>
                <w:color w:val="000000"/>
                <w:lang w:eastAsia="en-AU"/>
              </w:rPr>
              <w:t>Abbreviation</w:t>
            </w:r>
            <w:commentRangeEnd w:id="27"/>
            <w:r w:rsidR="00BF2EA0">
              <w:rPr>
                <w:rStyle w:val="CommentReference"/>
              </w:rPr>
              <w:commentReference w:id="27"/>
            </w:r>
            <w:commentRangeEnd w:id="28"/>
            <w:r w:rsidR="00F26A9F">
              <w:rPr>
                <w:rStyle w:val="CommentReference"/>
              </w:rPr>
              <w:commentReference w:id="28"/>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A982597"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r w:rsidR="007761F2">
              <w:t xml:space="preserve">re-work </w:t>
            </w:r>
            <w:r w:rsidRPr="00EA700F">
              <w:t xml:space="preserve">the fluvial landscape. Together, these metrics indicate the intensity and frequency </w:t>
            </w:r>
            <w:r w:rsidR="007761F2">
              <w:t>of</w:t>
            </w:r>
            <w:r w:rsidRPr="00EA700F">
              <w:t xml:space="preserve"> mechanical stress </w:t>
            </w:r>
            <w:r w:rsidR="007761F2">
              <w:t>experienced by plants</w:t>
            </w:r>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r w:rsidR="007761F2">
              <w:lastRenderedPageBreak/>
              <w:t>‘</w:t>
            </w:r>
            <w:r w:rsidRPr="00EA700F">
              <w:t>flashiness</w:t>
            </w:r>
            <w:r w:rsidR="007761F2">
              <w:t>’</w:t>
            </w:r>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26FB2DF6"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 xml:space="preserve">CV of all years mean rate of </w:t>
            </w:r>
            <w:r w:rsidR="007761F2">
              <w:rPr>
                <w:rFonts w:eastAsia="Times New Roman" w:cs="Times New Roman"/>
                <w:color w:val="000000"/>
                <w:lang w:eastAsia="en-AU"/>
              </w:rPr>
              <w:t>fall</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w:t>
            </w:r>
            <w:r w:rsidRPr="00EA700F">
              <w:lastRenderedPageBreak/>
              <w:t xml:space="preserve">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173ED031" w:rsidR="00B634E6" w:rsidRPr="00EA700F" w:rsidRDefault="00F26A9F" w:rsidP="00A22B81">
            <w:pPr>
              <w:spacing w:line="276" w:lineRule="auto"/>
              <w:rPr>
                <w:rFonts w:eastAsia="Times New Roman" w:cs="Times New Roman"/>
                <w:color w:val="000000"/>
                <w:lang w:eastAsia="en-AU"/>
              </w:rPr>
            </w:pPr>
            <w:r>
              <w:rPr>
                <w:rFonts w:eastAsia="Times New Roman" w:cs="Times New Roman"/>
                <w:color w:val="000000"/>
                <w:lang w:eastAsia="en-AU"/>
              </w:rPr>
              <w:lastRenderedPageBreak/>
              <w:t>Mean magnitude of low spells</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Mean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13A1C520"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094ABF20"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29"/>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w:t>
            </w:r>
            <w:r w:rsidR="00D66410">
              <w:rPr>
                <w:rFonts w:eastAsia="Times New Roman" w:cs="Times New Roman"/>
                <w:color w:val="000000"/>
                <w:lang w:eastAsia="en-AU"/>
              </w:rPr>
              <w:t>C</w:t>
            </w:r>
            <w:r w:rsidRPr="00EA700F">
              <w:rPr>
                <w:rFonts w:eastAsia="Times New Roman" w:cs="Times New Roman"/>
                <w:color w:val="000000"/>
                <w:lang w:eastAsia="en-AU"/>
              </w:rPr>
              <w:t>)</w:t>
            </w:r>
            <w:commentRangeEnd w:id="29"/>
            <w:r w:rsidR="00BF2EA0">
              <w:rPr>
                <w:rStyle w:val="CommentReference"/>
              </w:rPr>
              <w:commentReference w:id="29"/>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r w:rsidR="00BF2EA0">
              <w:rPr>
                <w:color w:val="000000"/>
              </w:rPr>
              <w:t>’</w:t>
            </w:r>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28FE36C1"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4C149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4C1493" w:rsidRPr="004C1493">
        <w:rPr>
          <w:noProof/>
        </w:rPr>
        <w:t xml:space="preserve">(Oksanen </w:t>
      </w:r>
      <w:r w:rsidR="004C1493" w:rsidRPr="004C1493">
        <w:rPr>
          <w:i/>
          <w:noProof/>
        </w:rPr>
        <w:t>et al.</w:t>
      </w:r>
      <w:r w:rsidR="004C1493" w:rsidRPr="004C1493">
        <w:rPr>
          <w:noProof/>
        </w:rPr>
        <w:t xml:space="preserve"> 2013; R Core Team 2013)</w:t>
      </w:r>
      <w:r w:rsidR="00947919">
        <w:fldChar w:fldCharType="end"/>
      </w:r>
      <w:r w:rsidR="00947919">
        <w:t xml:space="preserve"> </w:t>
      </w:r>
      <w:r w:rsidRPr="00EA700F">
        <w:t xml:space="preserve">across these chosen metrics to </w:t>
      </w:r>
      <w:r w:rsidR="00BF2EA0">
        <w:t>assess</w:t>
      </w:r>
      <w:r w:rsidR="00BF2EA0" w:rsidRPr="00EA700F">
        <w:t xml:space="preserve">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07DDAFAF" w:rsidR="00F42B80" w:rsidRPr="00F42B80" w:rsidRDefault="00F42B80" w:rsidP="00A22B81">
      <w:pPr>
        <w:spacing w:line="360" w:lineRule="auto"/>
        <w:jc w:val="both"/>
        <w:rPr>
          <w:b/>
        </w:rPr>
      </w:pPr>
      <w:r>
        <w:t xml:space="preserve">All statistical analyses were performed using the R statistical programming environment </w:t>
      </w:r>
      <w:r>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9422EA" w:rsidRPr="009422EA">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r w:rsidR="00BF2EA0">
        <w:t xml:space="preserve"> </w:t>
      </w:r>
      <w:r w:rsidRPr="00EA700F">
        <w:t xml:space="preserve">m), </w:t>
      </w:r>
      <w:proofErr w:type="spellStart"/>
      <w:r w:rsidRPr="00EA700F">
        <w:t>subcanopy</w:t>
      </w:r>
      <w:proofErr w:type="spellEnd"/>
      <w:r w:rsidRPr="00EA700F">
        <w:t xml:space="preserve"> (4-8</w:t>
      </w:r>
      <w:r w:rsidR="00BF2EA0">
        <w:t xml:space="preserve"> </w:t>
      </w:r>
      <w:r w:rsidRPr="00EA700F">
        <w:t>m) and canopy (8+</w:t>
      </w:r>
      <w:r w:rsidR="00BF2EA0">
        <w:t xml:space="preserve"> m</w:t>
      </w:r>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71BE98A2"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7BEEBCD"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t>
      </w:r>
      <w:r w:rsidRPr="00EA700F">
        <w:lastRenderedPageBreak/>
        <w:t xml:space="preserve">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4C149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00BF2EA0">
        <w:t>for the</w:t>
      </w:r>
      <w:r w:rsidR="00BF2EA0" w:rsidRPr="00EA700F">
        <w:t xml:space="preserve"> </w:t>
      </w:r>
      <w:r w:rsidRPr="00EA700F">
        <w:t xml:space="preserve">hydrological metrics </w:t>
      </w:r>
      <w:r w:rsidR="00842036" w:rsidRPr="00EA700F">
        <w:t>showing</w:t>
      </w:r>
      <w:r w:rsidRPr="00EA700F">
        <w:t xml:space="preserve"> significant relationships with site mean wood density values.</w:t>
      </w: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46759D5" w:rsidR="00B634E6" w:rsidRPr="00EA700F" w:rsidRDefault="00B634E6" w:rsidP="00A22B81">
      <w:pPr>
        <w:spacing w:line="360" w:lineRule="auto"/>
        <w:jc w:val="both"/>
      </w:pPr>
      <w:r w:rsidRPr="00EA700F">
        <w:t xml:space="preserve">The three </w:t>
      </w:r>
      <w:r w:rsidR="00B118A6">
        <w:t xml:space="preserve">hydrological </w:t>
      </w:r>
      <w:r w:rsidRPr="00EA700F">
        <w:t xml:space="preserve">classes of river in this study were significantly different across the </w:t>
      </w:r>
      <w:r w:rsidR="00133AB6">
        <w:t>24</w:t>
      </w:r>
      <w:r w:rsidR="00BF2EA0">
        <w:t xml:space="preserve"> </w:t>
      </w:r>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w:t>
      </w:r>
      <w:r w:rsidR="00133AB6">
        <w:t xml:space="preserve"> (p = 0.011, </w:t>
      </w:r>
      <w:commentRangeStart w:id="30"/>
      <w:r w:rsidRPr="00EA700F">
        <w:t>R</w:t>
      </w:r>
      <w:r w:rsidRPr="00EA700F">
        <w:rPr>
          <w:vertAlign w:val="superscript"/>
        </w:rPr>
        <w:t>2</w:t>
      </w:r>
      <w:r w:rsidRPr="00EA700F">
        <w:t xml:space="preserve"> = 0.644</w:t>
      </w:r>
      <w:commentRangeEnd w:id="30"/>
      <w:r w:rsidR="00BF2EA0">
        <w:rPr>
          <w:rStyle w:val="CommentReference"/>
        </w:rPr>
        <w:commentReference w:id="30"/>
      </w:r>
      <w:r w:rsidRPr="00EA700F">
        <w:t xml:space="preserve">, and slightly less so from unpredictable </w:t>
      </w:r>
      <w:proofErr w:type="spellStart"/>
      <w:r w:rsidRPr="00EA700F">
        <w:t>baseflow</w:t>
      </w:r>
      <w:proofErr w:type="spellEnd"/>
      <w:r w:rsidRPr="00EA700F">
        <w:t xml:space="preserve"> rivers </w:t>
      </w:r>
      <w:r w:rsidR="00133AB6">
        <w:t xml:space="preserve">(p = 0.005, </w:t>
      </w:r>
      <w:r w:rsidRPr="00EA700F">
        <w:t>R</w:t>
      </w:r>
      <w:r w:rsidRPr="00EA700F">
        <w:rPr>
          <w:vertAlign w:val="superscript"/>
        </w:rPr>
        <w:t>2</w:t>
      </w:r>
      <w:r w:rsidRPr="00EA700F">
        <w:t xml:space="preserve"> = 0.617</w:t>
      </w:r>
      <w:r w:rsidR="00133AB6">
        <w:t>)</w:t>
      </w:r>
      <w:r w:rsidRPr="00EA700F">
        <w:t xml:space="preserve">. Unpredictable intermittent and unpredictable </w:t>
      </w:r>
      <w:proofErr w:type="spellStart"/>
      <w:r w:rsidRPr="00EA700F">
        <w:t>baseflow</w:t>
      </w:r>
      <w:proofErr w:type="spellEnd"/>
      <w:r w:rsidRPr="00EA700F">
        <w:t xml:space="preserve"> rivers exhibited greate</w:t>
      </w:r>
      <w:r w:rsidR="00BF2EA0">
        <w:t>st</w:t>
      </w:r>
      <w:r w:rsidRPr="00EA700F">
        <w:t xml:space="preserve"> similarity</w:t>
      </w:r>
      <w:r w:rsidR="00133AB6">
        <w:t xml:space="preserve"> (p = 0.012, </w:t>
      </w:r>
      <w:r w:rsidRPr="00EA700F">
        <w:t>R</w:t>
      </w:r>
      <w:r w:rsidRPr="00EA700F">
        <w:rPr>
          <w:vertAlign w:val="superscript"/>
        </w:rPr>
        <w:t>2</w:t>
      </w:r>
      <w:r w:rsidRPr="00EA700F">
        <w:t xml:space="preserve"> = 0.379</w:t>
      </w:r>
      <w:r w:rsidR="00133AB6">
        <w:t>)</w:t>
      </w:r>
      <w:r w:rsidRPr="00EA700F">
        <w:t>.</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01D8143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r w:rsidR="00BF2EA0">
        <w:t xml:space="preserve">in </w:t>
      </w:r>
      <w:r w:rsidRPr="00EA700F">
        <w:t xml:space="preserve">wood density between classes of river </w:t>
      </w:r>
      <w:r w:rsidR="00B118A6">
        <w:t>relate to</w:t>
      </w:r>
      <w:r w:rsidR="00B118A6" w:rsidRPr="00EA700F">
        <w:t xml:space="preserve"> </w:t>
      </w:r>
      <w:r w:rsidRPr="00EA700F">
        <w:t>differences in hydrology. No significant difference in raw wood density values was found between hydrological</w:t>
      </w:r>
      <w:r w:rsidR="00D25848">
        <w:t xml:space="preserve"> classes</w:t>
      </w:r>
      <w:r w:rsidR="002E57A8">
        <w:t xml:space="preserve"> (p = 0.094, 0.064, 0.994</w:t>
      </w:r>
      <w:r w:rsidR="00B542DB">
        <w:t>,</w:t>
      </w:r>
      <w:r w:rsidR="002E57A8">
        <w:t xml:space="preserve"> for comparisons between stable </w:t>
      </w:r>
      <w:proofErr w:type="spellStart"/>
      <w:r w:rsidR="002E57A8">
        <w:t>baseflow</w:t>
      </w:r>
      <w:proofErr w:type="spellEnd"/>
      <w:r w:rsidR="002E57A8">
        <w:t xml:space="preserve"> – unpredictable </w:t>
      </w:r>
      <w:proofErr w:type="spellStart"/>
      <w:r w:rsidR="002E57A8">
        <w:t>baseflow</w:t>
      </w:r>
      <w:proofErr w:type="spellEnd"/>
      <w:r w:rsidR="002E57A8">
        <w:t xml:space="preserve">, stable </w:t>
      </w:r>
      <w:proofErr w:type="spellStart"/>
      <w:r w:rsidR="002E57A8">
        <w:t>baseflow</w:t>
      </w:r>
      <w:proofErr w:type="spellEnd"/>
      <w:r w:rsidR="002E57A8">
        <w:t xml:space="preserve"> – unpredictable intermittent, unpredictable </w:t>
      </w:r>
      <w:proofErr w:type="spellStart"/>
      <w:r w:rsidR="002E57A8">
        <w:t>baseflow</w:t>
      </w:r>
      <w:proofErr w:type="spellEnd"/>
      <w:r w:rsidR="002E57A8">
        <w:t xml:space="preserve"> – unpredictable </w:t>
      </w:r>
      <w:proofErr w:type="spellStart"/>
      <w:r w:rsidR="002E57A8">
        <w:t>intermittent</w:t>
      </w:r>
      <w:r w:rsidR="00B542DB">
        <w:t>hydrological</w:t>
      </w:r>
      <w:proofErr w:type="spellEnd"/>
      <w:r w:rsidR="00B542DB">
        <w:t xml:space="preserve"> classes, </w:t>
      </w:r>
      <w:r w:rsidR="002E57A8">
        <w:t>respectively</w:t>
      </w:r>
      <w:r w:rsidR="00D25848">
        <w:t>.</w:t>
      </w:r>
      <w:r w:rsidRPr="00EA700F">
        <w:t xml:space="preserve"> </w:t>
      </w:r>
      <w:r w:rsidR="00D25848">
        <w:rPr>
          <w:rStyle w:val="CommentReference"/>
        </w:rPr>
        <w:commentReference w:id="31"/>
      </w:r>
      <w:r w:rsidR="006C1EC1">
        <w:rPr>
          <w:rStyle w:val="CommentReference"/>
        </w:rPr>
        <w:commentReference w:id="32"/>
      </w:r>
      <w:r w:rsidR="00D25848">
        <w:t xml:space="preserve"> </w:t>
      </w:r>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4F10A80E"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w:t>
      </w:r>
      <w:commentRangeStart w:id="33"/>
      <w:r w:rsidRPr="00EA700F">
        <w:rPr>
          <w:sz w:val="22"/>
          <w:szCs w:val="22"/>
        </w:rPr>
        <w:t>mean</w:t>
      </w:r>
      <w:commentRangeEnd w:id="33"/>
      <w:r w:rsidR="00D25848">
        <w:rPr>
          <w:rStyle w:val="CommentReference"/>
          <w:i w:val="0"/>
          <w:iCs w:val="0"/>
          <w:color w:val="auto"/>
        </w:rPr>
        <w:commentReference w:id="33"/>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485BDF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4"/>
      <w:r>
        <w:t>density</w:t>
      </w:r>
      <w:commentRangeEnd w:id="34"/>
      <w:r w:rsidR="00D25848">
        <w:rPr>
          <w:rStyle w:val="CommentReference"/>
        </w:rPr>
        <w:commentReference w:id="34"/>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r w:rsidR="00D25848">
        <w:t>wa</w:t>
      </w:r>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r w:rsidR="00D25848">
        <w:t>d</w:t>
      </w:r>
      <w:r w:rsidR="00B634E6" w:rsidRPr="00EA700F">
        <w:t xml:space="preserve"> a tight relationship (R</w:t>
      </w:r>
      <w:r w:rsidR="00B634E6" w:rsidRPr="00EA700F">
        <w:rPr>
          <w:vertAlign w:val="superscript"/>
        </w:rPr>
        <w:t>2</w:t>
      </w:r>
      <w:r w:rsidR="00B634E6" w:rsidRPr="00EA700F">
        <w:t xml:space="preserve"> = 75.4, p </w:t>
      </w:r>
      <w:r w:rsidR="00B542DB">
        <w:t>&lt;</w:t>
      </w:r>
      <w:r w:rsidR="00B634E6" w:rsidRPr="00EA700F">
        <w:t>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r w:rsidR="00D25848">
        <w:t>e</w:t>
      </w:r>
      <w:r w:rsidR="00B634E6" w:rsidRPr="00EA700F">
        <w:t>s</w:t>
      </w:r>
      <w:r w:rsidR="00D25848">
        <w:t>e</w:t>
      </w:r>
      <w:r w:rsidR="00B634E6" w:rsidRPr="00EA700F">
        <w:t xml:space="preserve"> </w:t>
      </w:r>
      <w:r w:rsidR="00980EC2">
        <w:t>result</w:t>
      </w:r>
      <w:r w:rsidR="00D25848">
        <w:t>s</w:t>
      </w:r>
      <w:r w:rsidR="00980EC2">
        <w:t xml:space="preserve"> </w:t>
      </w:r>
      <w:r w:rsidR="00B634E6" w:rsidRPr="00EA700F">
        <w:t>indicate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237932A"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35"/>
      <w:r w:rsidRPr="00EA700F">
        <w:rPr>
          <w:sz w:val="22"/>
          <w:szCs w:val="22"/>
        </w:rPr>
        <w:t>Relationships</w:t>
      </w:r>
      <w:commentRangeEnd w:id="35"/>
      <w:r w:rsidR="00D25848">
        <w:rPr>
          <w:rStyle w:val="CommentReference"/>
          <w:i w:val="0"/>
          <w:iCs w:val="0"/>
          <w:color w:val="auto"/>
        </w:rPr>
        <w:commentReference w:id="35"/>
      </w:r>
      <w:r w:rsidRPr="00EA700F">
        <w:rPr>
          <w:sz w:val="22"/>
          <w:szCs w:val="22"/>
        </w:rPr>
        <w:t xml:space="preserve"> between abundance weighted mean wood density and hydrological metrics describing a)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310D7">
        <w:rPr>
          <w:sz w:val="22"/>
          <w:szCs w:val="22"/>
        </w:rPr>
        <w:t>rise?</w:t>
      </w:r>
      <w:r w:rsidR="00D310D7" w:rsidRPr="00EA700F">
        <w:rPr>
          <w:sz w:val="22"/>
          <w:szCs w:val="22"/>
        </w:rPr>
        <w:t xml:space="preserve"> </w:t>
      </w:r>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25848">
        <w:rPr>
          <w:sz w:val="22"/>
          <w:szCs w:val="22"/>
        </w:rPr>
        <w:t>fall?</w:t>
      </w:r>
      <w:r w:rsidR="00D25848" w:rsidRPr="00EA700F">
        <w:rPr>
          <w:sz w:val="22"/>
          <w:szCs w:val="22"/>
        </w:rPr>
        <w:t xml:space="preserve"> </w:t>
      </w:r>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 magnitude of the 20 year average return interval flood</w:t>
      </w:r>
      <w:r w:rsidR="006A025A">
        <w:rPr>
          <w:sz w:val="22"/>
          <w:szCs w:val="22"/>
        </w:rPr>
        <w:t xml:space="preserve"> (AS20YrARInorm)</w:t>
      </w:r>
      <w:r w:rsidRPr="00EA700F">
        <w:rPr>
          <w:sz w:val="22"/>
          <w:szCs w:val="22"/>
        </w:rPr>
        <w:t>. Fit</w:t>
      </w:r>
      <w:r w:rsidR="00D25848">
        <w:rPr>
          <w:sz w:val="22"/>
          <w:szCs w:val="22"/>
        </w:rPr>
        <w:t>ted</w:t>
      </w:r>
      <w:r w:rsidRPr="00EA700F">
        <w:rPr>
          <w:sz w:val="22"/>
          <w:szCs w:val="22"/>
        </w:rPr>
        <w:t xml:space="preserve"> lines depict ordinary least squares regression models. a. – d. </w:t>
      </w:r>
      <w:r w:rsidRPr="00EA700F">
        <w:rPr>
          <w:sz w:val="22"/>
          <w:szCs w:val="22"/>
        </w:rPr>
        <w:lastRenderedPageBreak/>
        <w:t xml:space="preserve">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41EFD47"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00D310D7">
        <w:t>In other words</w:t>
      </w:r>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the mean 7 day minimum flow</w:t>
      </w:r>
      <w:r w:rsidR="00D310D7">
        <w:t xml:space="preserve"> (after </w:t>
      </w:r>
      <w:r w:rsidR="00D310D7" w:rsidRPr="00EA700F">
        <w:t>removal of Snowy Creek as an outlier</w:t>
      </w:r>
      <w:r w:rsidR="00D310D7">
        <w:t>)</w:t>
      </w:r>
      <w:r w:rsidR="00617ABD">
        <w:t xml:space="preserve"> (Fig 4g)</w:t>
      </w:r>
      <w:r w:rsidR="00D310D7">
        <w:t>. For both metrics</w:t>
      </w:r>
      <w:r w:rsidR="00617ABD">
        <w:t xml:space="preserve"> higher value</w:t>
      </w:r>
      <w:r w:rsidR="00D310D7">
        <w:t>s</w:t>
      </w:r>
      <w:r w:rsidRPr="00EA700F">
        <w:t xml:space="preserve"> indicate wetter minimum flow conditions.  Metrics of low flow duration </w:t>
      </w:r>
      <w:r w:rsidR="00D310D7">
        <w:t xml:space="preserve">were </w:t>
      </w:r>
      <w:r w:rsidRPr="00EA700F">
        <w:t xml:space="preserve">not significantly </w:t>
      </w:r>
      <w:r w:rsidR="00D310D7">
        <w:t>associated with</w:t>
      </w:r>
      <w:r w:rsidR="00D310D7" w:rsidRPr="00EA700F">
        <w:t xml:space="preserve"> </w:t>
      </w:r>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36"/>
      <w:commentRangeStart w:id="37"/>
      <w:r w:rsidR="00980EC2" w:rsidRPr="007760E7">
        <w:rPr>
          <w:sz w:val="22"/>
          <w:szCs w:val="22"/>
        </w:rPr>
        <w:t>M</w:t>
      </w:r>
      <w:commentRangeEnd w:id="36"/>
      <w:r w:rsidR="00D310D7">
        <w:rPr>
          <w:rStyle w:val="CommentReference"/>
          <w:i w:val="0"/>
          <w:iCs w:val="0"/>
          <w:color w:val="auto"/>
        </w:rPr>
        <w:commentReference w:id="36"/>
      </w:r>
      <w:commentRangeEnd w:id="37"/>
      <w:r w:rsidR="00B542DB">
        <w:rPr>
          <w:rStyle w:val="CommentReference"/>
          <w:i w:val="0"/>
          <w:iCs w:val="0"/>
          <w:color w:val="auto"/>
        </w:rPr>
        <w:commentReference w:id="37"/>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B542DB" w:rsidRDefault="00B634E6" w:rsidP="00A22B81">
            <w:pPr>
              <w:spacing w:after="0" w:line="276" w:lineRule="auto"/>
              <w:jc w:val="both"/>
              <w:rPr>
                <w:rFonts w:eastAsia="Times New Roman" w:cs="Times New Roman"/>
                <w:color w:val="000000"/>
                <w:sz w:val="20"/>
                <w:szCs w:val="20"/>
                <w:lang w:eastAsia="en-AU"/>
              </w:rPr>
            </w:pPr>
            <w:r w:rsidRPr="00B542DB">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7896D94B"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38"/>
      <w:r w:rsidRPr="00EA700F">
        <w:rPr>
          <w:sz w:val="22"/>
          <w:szCs w:val="22"/>
        </w:rPr>
        <w:t>Statistics</w:t>
      </w:r>
      <w:commentRangeEnd w:id="38"/>
      <w:r w:rsidR="00D310D7">
        <w:rPr>
          <w:rStyle w:val="CommentReference"/>
          <w:i w:val="0"/>
          <w:iCs w:val="0"/>
          <w:color w:val="auto"/>
        </w:rPr>
        <w:commentReference w:id="38"/>
      </w:r>
      <w:r w:rsidRPr="00EA700F">
        <w:rPr>
          <w:sz w:val="22"/>
          <w:szCs w:val="22"/>
        </w:rPr>
        <w:t xml:space="preserve"> for regression models comparing hydrological metrics with site mean wood density. Statistics for models where Snowy Creek was removed as an outlier are also given. </w:t>
      </w:r>
      <w:r w:rsidR="00B542DB">
        <w:rPr>
          <w:sz w:val="22"/>
          <w:szCs w:val="22"/>
        </w:rPr>
        <w:t xml:space="preserve">Significant results are shown in italics. </w:t>
      </w:r>
      <w:r w:rsidRPr="00EA700F">
        <w:rPr>
          <w:sz w:val="22"/>
          <w:szCs w:val="22"/>
        </w:rPr>
        <w:t xml:space="preserve">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A6C9BF8" w:rsidR="00B634E6" w:rsidRPr="00EA700F" w:rsidRDefault="00DE7C76" w:rsidP="00A22B81">
      <w:pPr>
        <w:spacing w:line="360" w:lineRule="auto"/>
        <w:jc w:val="both"/>
      </w:pPr>
      <w:commentRangeStart w:id="39"/>
      <w:commentRangeStart w:id="40"/>
      <w:r>
        <w:t>To</w:t>
      </w:r>
      <w:commentRangeEnd w:id="39"/>
      <w:r w:rsidR="00D310D7">
        <w:rPr>
          <w:rStyle w:val="CommentReference"/>
        </w:rPr>
        <w:commentReference w:id="39"/>
      </w:r>
      <w:commentRangeEnd w:id="40"/>
      <w:r w:rsidR="00B542DB">
        <w:rPr>
          <w:rStyle w:val="CommentReference"/>
        </w:rPr>
        <w:commentReference w:id="40"/>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commentRangeStart w:id="41"/>
      <w:r w:rsidR="00B542DB">
        <w:t>W</w:t>
      </w:r>
      <w:r w:rsidR="00360B12">
        <w:t xml:space="preserve">e also found that for </w:t>
      </w:r>
      <w:r w:rsidR="009D7666">
        <w:t>some species</w:t>
      </w:r>
      <w:r w:rsidR="00360B12">
        <w:t>,</w:t>
      </w:r>
      <w:r w:rsidR="009D7666">
        <w:t xml:space="preserve"> </w:t>
      </w:r>
      <w:r w:rsidR="00360B12">
        <w:t xml:space="preserve">intraspecific variation in wood density </w:t>
      </w:r>
      <w:r w:rsidR="009D7666">
        <w:t>responded strongly to hydrology</w:t>
      </w:r>
      <w:r w:rsidR="00360B12">
        <w:t xml:space="preserve">. </w:t>
      </w:r>
      <w:r w:rsidR="00B542DB">
        <w:t>These results are not presented here due to data limitations, but t</w:t>
      </w:r>
      <w:r w:rsidR="00360B12">
        <w:t xml:space="preserve">he reader </w:t>
      </w:r>
      <w:r w:rsidR="00B542DB">
        <w:t>is</w:t>
      </w:r>
      <w:r w:rsidR="00360B12">
        <w:t xml:space="preserve"> refer</w:t>
      </w:r>
      <w:r w:rsidR="00B542DB">
        <w:t>red</w:t>
      </w:r>
      <w:r w:rsidR="00360B12">
        <w:t xml:space="preserve"> to the supplementary </w:t>
      </w:r>
      <w:r w:rsidR="00B542DB">
        <w:t>materials</w:t>
      </w:r>
      <w:r w:rsidR="00360B12">
        <w:t xml:space="preserve"> for </w:t>
      </w:r>
      <w:r w:rsidR="00B542DB">
        <w:t>further information</w:t>
      </w:r>
      <w:r w:rsidR="00360B12">
        <w:t xml:space="preserve">. </w:t>
      </w:r>
      <w:commentRangeEnd w:id="41"/>
      <w:r w:rsidR="00B542DB">
        <w:rPr>
          <w:rStyle w:val="CommentReference"/>
        </w:rPr>
        <w:commentReference w:id="41"/>
      </w:r>
      <w:r w:rsidR="00B634E6" w:rsidRPr="00EA700F">
        <w:t>Removing Snowy Creek as an outlier value substantially tighten</w:t>
      </w:r>
      <w:r w:rsidR="00D310D7">
        <w:t>ed</w:t>
      </w:r>
      <w:r w:rsidR="00B634E6" w:rsidRPr="00EA700F">
        <w:t xml:space="preserve">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0ADDE3A6" w:rsidR="00B634E6" w:rsidRPr="00EA700F" w:rsidRDefault="00B634E6" w:rsidP="00A22B81">
      <w:pPr>
        <w:spacing w:line="360" w:lineRule="auto"/>
        <w:jc w:val="both"/>
      </w:pPr>
      <w:r w:rsidRPr="00EA700F">
        <w:lastRenderedPageBreak/>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r w:rsidR="007C7EC3">
        <w:t>84</w:t>
      </w:r>
      <w:r w:rsidRPr="00EA700F">
        <w:t>% of variation. The remaining variation was split between several minor axes.</w:t>
      </w:r>
    </w:p>
    <w:tbl>
      <w:tblPr>
        <w:tblW w:w="9298" w:type="dxa"/>
        <w:tblInd w:w="-5" w:type="dxa"/>
        <w:tblLook w:val="04A0" w:firstRow="1" w:lastRow="0" w:firstColumn="1" w:lastColumn="0" w:noHBand="0" w:noVBand="1"/>
      </w:tblPr>
      <w:tblGrid>
        <w:gridCol w:w="3044"/>
        <w:gridCol w:w="1424"/>
        <w:gridCol w:w="1610"/>
        <w:gridCol w:w="1610"/>
        <w:gridCol w:w="1610"/>
      </w:tblGrid>
      <w:tr w:rsidR="009920EF" w:rsidRPr="009546E2" w14:paraId="0A81D936" w14:textId="77777777" w:rsidTr="009920EF">
        <w:trPr>
          <w:trHeight w:val="379"/>
        </w:trPr>
        <w:tc>
          <w:tcPr>
            <w:tcW w:w="304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1424" w:type="dxa"/>
            <w:tcBorders>
              <w:top w:val="single" w:sz="4" w:space="0" w:color="auto"/>
              <w:left w:val="nil"/>
              <w:bottom w:val="single" w:sz="4" w:space="0" w:color="auto"/>
              <w:right w:val="nil"/>
            </w:tcBorders>
            <w:shd w:val="clear" w:color="auto" w:fill="auto"/>
            <w:noWrap/>
            <w:vAlign w:val="bottom"/>
            <w:hideMark/>
          </w:tcPr>
          <w:p w14:paraId="35CF9AA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1610" w:type="dxa"/>
            <w:tcBorders>
              <w:top w:val="single" w:sz="4" w:space="0" w:color="auto"/>
              <w:left w:val="nil"/>
              <w:bottom w:val="single" w:sz="4" w:space="0" w:color="auto"/>
              <w:right w:val="nil"/>
            </w:tcBorders>
            <w:shd w:val="clear" w:color="auto" w:fill="auto"/>
            <w:noWrap/>
            <w:vAlign w:val="bottom"/>
            <w:hideMark/>
          </w:tcPr>
          <w:p w14:paraId="786DD66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1610" w:type="dxa"/>
            <w:tcBorders>
              <w:top w:val="single" w:sz="4" w:space="0" w:color="auto"/>
              <w:left w:val="nil"/>
              <w:bottom w:val="single" w:sz="4" w:space="0" w:color="auto"/>
              <w:right w:val="nil"/>
            </w:tcBorders>
            <w:shd w:val="clear" w:color="auto" w:fill="auto"/>
            <w:noWrap/>
            <w:vAlign w:val="bottom"/>
            <w:hideMark/>
          </w:tcPr>
          <w:p w14:paraId="28C83645"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23D6B5BB"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r>
      <w:tr w:rsidR="009920EF" w:rsidRPr="009546E2" w14:paraId="3CB3E98D"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1424" w:type="dxa"/>
            <w:tcBorders>
              <w:top w:val="nil"/>
              <w:left w:val="nil"/>
              <w:bottom w:val="nil"/>
              <w:right w:val="nil"/>
            </w:tcBorders>
            <w:shd w:val="clear" w:color="auto" w:fill="auto"/>
            <w:noWrap/>
            <w:vAlign w:val="bottom"/>
            <w:hideMark/>
          </w:tcPr>
          <w:p w14:paraId="0BD74B2C" w14:textId="6BA5A6EF"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w:t>
            </w:r>
            <w:r>
              <w:rPr>
                <w:rFonts w:eastAsia="Times New Roman" w:cs="Times New Roman"/>
                <w:color w:val="000000"/>
                <w:sz w:val="20"/>
                <w:szCs w:val="20"/>
                <w:highlight w:val="lightGray"/>
                <w:lang w:eastAsia="en-AU"/>
              </w:rPr>
              <w:t>90</w:t>
            </w:r>
          </w:p>
        </w:tc>
        <w:tc>
          <w:tcPr>
            <w:tcW w:w="1610" w:type="dxa"/>
            <w:tcBorders>
              <w:top w:val="nil"/>
              <w:left w:val="nil"/>
              <w:bottom w:val="nil"/>
              <w:right w:val="nil"/>
            </w:tcBorders>
            <w:shd w:val="clear" w:color="auto" w:fill="auto"/>
            <w:noWrap/>
            <w:vAlign w:val="bottom"/>
            <w:hideMark/>
          </w:tcPr>
          <w:p w14:paraId="5D6B7C5F" w14:textId="3F9974CE"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6</w:t>
            </w:r>
          </w:p>
        </w:tc>
        <w:tc>
          <w:tcPr>
            <w:tcW w:w="1610" w:type="dxa"/>
            <w:tcBorders>
              <w:top w:val="nil"/>
              <w:left w:val="nil"/>
              <w:bottom w:val="nil"/>
              <w:right w:val="nil"/>
            </w:tcBorders>
            <w:shd w:val="clear" w:color="auto" w:fill="auto"/>
            <w:noWrap/>
            <w:vAlign w:val="bottom"/>
            <w:hideMark/>
          </w:tcPr>
          <w:p w14:paraId="7F8F3AD9" w14:textId="3048EBA9"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6</w:t>
            </w:r>
          </w:p>
        </w:tc>
        <w:tc>
          <w:tcPr>
            <w:tcW w:w="1610" w:type="dxa"/>
            <w:tcBorders>
              <w:top w:val="nil"/>
              <w:left w:val="nil"/>
              <w:bottom w:val="nil"/>
              <w:right w:val="single" w:sz="4" w:space="0" w:color="auto"/>
            </w:tcBorders>
            <w:shd w:val="clear" w:color="auto" w:fill="auto"/>
            <w:noWrap/>
            <w:vAlign w:val="bottom"/>
            <w:hideMark/>
          </w:tcPr>
          <w:p w14:paraId="34D19E14" w14:textId="039A3FB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3</w:t>
            </w:r>
          </w:p>
        </w:tc>
      </w:tr>
      <w:tr w:rsidR="009920EF" w:rsidRPr="009546E2" w14:paraId="2DDECB0E"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1424" w:type="dxa"/>
            <w:tcBorders>
              <w:top w:val="nil"/>
              <w:left w:val="nil"/>
              <w:bottom w:val="nil"/>
              <w:right w:val="nil"/>
            </w:tcBorders>
            <w:shd w:val="clear" w:color="auto" w:fill="auto"/>
            <w:noWrap/>
            <w:vAlign w:val="bottom"/>
            <w:hideMark/>
          </w:tcPr>
          <w:p w14:paraId="53976701" w14:textId="3A207D7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nil"/>
              <w:right w:val="nil"/>
            </w:tcBorders>
            <w:shd w:val="clear" w:color="auto" w:fill="auto"/>
            <w:noWrap/>
            <w:vAlign w:val="bottom"/>
            <w:hideMark/>
          </w:tcPr>
          <w:p w14:paraId="7257668E" w14:textId="02EF2197"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w:t>
            </w:r>
          </w:p>
        </w:tc>
        <w:tc>
          <w:tcPr>
            <w:tcW w:w="1610" w:type="dxa"/>
            <w:tcBorders>
              <w:top w:val="nil"/>
              <w:left w:val="nil"/>
              <w:bottom w:val="nil"/>
              <w:right w:val="nil"/>
            </w:tcBorders>
            <w:shd w:val="clear" w:color="auto" w:fill="auto"/>
            <w:noWrap/>
            <w:vAlign w:val="bottom"/>
            <w:hideMark/>
          </w:tcPr>
          <w:p w14:paraId="1E064395" w14:textId="2B71337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w:t>
            </w:r>
          </w:p>
        </w:tc>
        <w:tc>
          <w:tcPr>
            <w:tcW w:w="1610" w:type="dxa"/>
            <w:tcBorders>
              <w:top w:val="nil"/>
              <w:left w:val="nil"/>
              <w:bottom w:val="nil"/>
              <w:right w:val="single" w:sz="4" w:space="0" w:color="auto"/>
            </w:tcBorders>
            <w:shd w:val="clear" w:color="auto" w:fill="auto"/>
            <w:noWrap/>
            <w:vAlign w:val="bottom"/>
            <w:hideMark/>
          </w:tcPr>
          <w:p w14:paraId="715B777A" w14:textId="529CBD0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w:t>
            </w:r>
            <w:r>
              <w:rPr>
                <w:rFonts w:eastAsia="Times New Roman" w:cs="Times New Roman"/>
                <w:color w:val="000000"/>
                <w:sz w:val="20"/>
                <w:szCs w:val="20"/>
                <w:lang w:eastAsia="en-AU"/>
              </w:rPr>
              <w:t>8</w:t>
            </w:r>
          </w:p>
        </w:tc>
      </w:tr>
      <w:tr w:rsidR="009920EF" w:rsidRPr="009546E2" w14:paraId="67DE1DC6"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1424" w:type="dxa"/>
            <w:tcBorders>
              <w:top w:val="nil"/>
              <w:left w:val="nil"/>
              <w:bottom w:val="single" w:sz="4" w:space="0" w:color="auto"/>
              <w:right w:val="nil"/>
            </w:tcBorders>
            <w:shd w:val="clear" w:color="auto" w:fill="auto"/>
            <w:noWrap/>
            <w:vAlign w:val="bottom"/>
            <w:hideMark/>
          </w:tcPr>
          <w:p w14:paraId="186E4FC7" w14:textId="17351EB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single" w:sz="4" w:space="0" w:color="auto"/>
              <w:right w:val="nil"/>
            </w:tcBorders>
            <w:shd w:val="clear" w:color="auto" w:fill="auto"/>
            <w:noWrap/>
            <w:vAlign w:val="bottom"/>
            <w:hideMark/>
          </w:tcPr>
          <w:p w14:paraId="5AF74701" w14:textId="05469EE4"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w:t>
            </w:r>
          </w:p>
        </w:tc>
        <w:tc>
          <w:tcPr>
            <w:tcW w:w="1610" w:type="dxa"/>
            <w:tcBorders>
              <w:top w:val="nil"/>
              <w:left w:val="nil"/>
              <w:bottom w:val="single" w:sz="4" w:space="0" w:color="auto"/>
              <w:right w:val="nil"/>
            </w:tcBorders>
            <w:shd w:val="clear" w:color="auto" w:fill="auto"/>
            <w:noWrap/>
            <w:vAlign w:val="bottom"/>
            <w:hideMark/>
          </w:tcPr>
          <w:p w14:paraId="5B6BD6AA" w14:textId="4AF6F38A"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w:t>
            </w:r>
          </w:p>
        </w:tc>
        <w:tc>
          <w:tcPr>
            <w:tcW w:w="1610" w:type="dxa"/>
            <w:tcBorders>
              <w:top w:val="nil"/>
              <w:left w:val="nil"/>
              <w:bottom w:val="single" w:sz="4" w:space="0" w:color="auto"/>
              <w:right w:val="single" w:sz="4" w:space="0" w:color="auto"/>
            </w:tcBorders>
            <w:shd w:val="clear" w:color="auto" w:fill="auto"/>
            <w:noWrap/>
            <w:vAlign w:val="bottom"/>
            <w:hideMark/>
          </w:tcPr>
          <w:p w14:paraId="531727C6" w14:textId="4F7FCFA4"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w:t>
            </w:r>
          </w:p>
        </w:tc>
      </w:tr>
    </w:tbl>
    <w:p w14:paraId="56A9643E" w14:textId="0998F677"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w:t>
      </w:r>
      <w:r w:rsidR="009920EF">
        <w:rPr>
          <w:sz w:val="22"/>
          <w:szCs w:val="22"/>
        </w:rPr>
        <w:t>.</w:t>
      </w:r>
      <w:r w:rsidR="009546E2">
        <w:rPr>
          <w:sz w:val="22"/>
          <w:szCs w:val="22"/>
        </w:rPr>
        <w:t xml:space="preserve"> 5 are </w:t>
      </w:r>
      <w:commentRangeStart w:id="42"/>
      <w:r w:rsidR="009546E2">
        <w:rPr>
          <w:sz w:val="22"/>
          <w:szCs w:val="22"/>
        </w:rPr>
        <w:t>highlighted</w:t>
      </w:r>
      <w:commentRangeEnd w:id="42"/>
      <w:r w:rsidR="007C7EC3">
        <w:rPr>
          <w:rStyle w:val="CommentReference"/>
          <w:i w:val="0"/>
          <w:iCs w:val="0"/>
          <w:color w:val="auto"/>
        </w:rPr>
        <w:commentReference w:id="42"/>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43"/>
      <w:r w:rsidRPr="00EA700F">
        <w:rPr>
          <w:sz w:val="22"/>
          <w:szCs w:val="22"/>
        </w:rPr>
        <w:t>PC</w:t>
      </w:r>
      <w:commentRangeEnd w:id="43"/>
      <w:r w:rsidR="00F31C9B">
        <w:rPr>
          <w:rStyle w:val="CommentReference"/>
          <w:i w:val="0"/>
          <w:iCs w:val="0"/>
          <w:color w:val="auto"/>
        </w:rPr>
        <w:commentReference w:id="43"/>
      </w:r>
      <w:r w:rsidRPr="00EA700F">
        <w:rPr>
          <w:sz w:val="22"/>
          <w:szCs w:val="22"/>
        </w:rPr>
        <w:t xml:space="preserve">. </w:t>
      </w:r>
    </w:p>
    <w:p w14:paraId="0BCA3DD7" w14:textId="0702CC3E"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w:t>
      </w:r>
      <w:r w:rsidR="00F31C9B">
        <w:t>were positioned</w:t>
      </w:r>
      <w:r w:rsidR="00F31C9B" w:rsidRPr="00EA700F">
        <w:t xml:space="preserve"> </w:t>
      </w:r>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r w:rsidR="00F31C9B">
        <w:t>were positioned</w:t>
      </w:r>
      <w:r w:rsidR="00F31C9B" w:rsidRPr="00EA700F">
        <w:t xml:space="preserve"> </w:t>
      </w:r>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r w:rsidR="00F31C9B">
        <w:t>ed</w:t>
      </w:r>
      <w:r w:rsidR="00B634E6" w:rsidRPr="00EA700F">
        <w:t xml:space="preserve"> lower site mean wood density, and </w:t>
      </w:r>
      <w:r w:rsidR="00F31C9B">
        <w:t>we</w:t>
      </w:r>
      <w:r w:rsidR="00B634E6" w:rsidRPr="00EA700F">
        <w:t xml:space="preserve">re clustered at the ‘mild’ positive end of the </w:t>
      </w:r>
      <w:r w:rsidR="00B634E6" w:rsidRPr="00EA700F">
        <w:lastRenderedPageBreak/>
        <w:t xml:space="preserve">PC1 gradient. Unpredictable </w:t>
      </w:r>
      <w:proofErr w:type="spellStart"/>
      <w:r w:rsidR="00B634E6" w:rsidRPr="00EA700F">
        <w:t>baseflow</w:t>
      </w:r>
      <w:proofErr w:type="spellEnd"/>
      <w:r w:rsidR="00B634E6" w:rsidRPr="00EA700F">
        <w:t xml:space="preserve"> and unpredictable intermittent rivers overlap</w:t>
      </w:r>
      <w:r w:rsidR="00F31C9B">
        <w:t>ped</w:t>
      </w:r>
      <w:r w:rsidR="00B634E6" w:rsidRPr="00EA700F">
        <w:t xml:space="preserve"> across PC1 and </w:t>
      </w:r>
      <w:r w:rsidR="00F31C9B">
        <w:t>we</w:t>
      </w:r>
      <w:r w:rsidR="00B634E6" w:rsidRPr="00EA700F">
        <w:t xml:space="preserve">re located </w:t>
      </w:r>
      <w:commentRangeStart w:id="44"/>
      <w:r w:rsidR="00B634E6" w:rsidRPr="00EA700F">
        <w:t xml:space="preserve">distally </w:t>
      </w:r>
      <w:commentRangeEnd w:id="44"/>
      <w:r w:rsidR="00F31C9B">
        <w:rPr>
          <w:rStyle w:val="CommentReference"/>
        </w:rPr>
        <w:commentReference w:id="44"/>
      </w:r>
      <w:r w:rsidR="00B634E6" w:rsidRPr="00EA700F">
        <w:t xml:space="preserve">towards the ‘harsh’ negative end, and </w:t>
      </w:r>
      <w:r w:rsidR="00F31C9B">
        <w:t>we</w:t>
      </w:r>
      <w:r w:rsidR="00B634E6" w:rsidRPr="00EA700F">
        <w:t xml:space="preserve">re associated with higher site mean wood density. </w:t>
      </w:r>
      <w:r w:rsidR="00F31C9B">
        <w:t xml:space="preserve">The results of the PCA analysis confirmed </w:t>
      </w:r>
      <w:r w:rsidR="00B634E6" w:rsidRPr="00EA700F">
        <w:t xml:space="preserve">the pattern of differentiation in wood density between hydrological classes, and </w:t>
      </w:r>
      <w:r w:rsidR="00F31C9B">
        <w:t>illustrated that variation in wood density is largely described by</w:t>
      </w:r>
      <w:r w:rsidR="00B634E6" w:rsidRPr="00EA700F">
        <w:t xml:space="preserve"> a single axis of variation</w:t>
      </w:r>
      <w:r w:rsidR="00F31C9B">
        <w:t xml:space="preserve"> from low to high variability in flow</w:t>
      </w:r>
      <w:r w:rsidR="00B634E6" w:rsidRPr="00EA700F">
        <w:t>.</w:t>
      </w:r>
    </w:p>
    <w:p w14:paraId="68B31D1F" w14:textId="77777777" w:rsidR="00B634E6" w:rsidRPr="00EA700F" w:rsidRDefault="00B634E6"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0693D38A" w14:textId="55F5F08F" w:rsidR="00271470" w:rsidRDefault="00650D8B" w:rsidP="00A22B81">
      <w:pPr>
        <w:spacing w:line="360" w:lineRule="auto"/>
        <w:jc w:val="both"/>
        <w:rPr>
          <w:b/>
        </w:rPr>
      </w:pPr>
      <w:commentRangeStart w:id="45"/>
      <w:r w:rsidRPr="00EA700F">
        <w:rPr>
          <w:b/>
        </w:rPr>
        <w:t>Discussion</w:t>
      </w:r>
      <w:commentRangeEnd w:id="45"/>
      <w:r w:rsidR="00DC2070">
        <w:rPr>
          <w:rStyle w:val="CommentReference"/>
        </w:rPr>
        <w:commentReference w:id="45"/>
      </w:r>
    </w:p>
    <w:p w14:paraId="2027DE66" w14:textId="704783D9" w:rsidR="00B634E6" w:rsidRPr="00EA700F" w:rsidRDefault="00271470" w:rsidP="00A22B81">
      <w:pPr>
        <w:spacing w:line="360" w:lineRule="auto"/>
        <w:jc w:val="both"/>
      </w:pPr>
      <w:r>
        <w:t xml:space="preserve">We sought to understand how flooding disturbance and hydrological unpredictability </w:t>
      </w:r>
      <w:r w:rsidR="00970EE4">
        <w:t xml:space="preserve">might </w:t>
      </w:r>
      <w:r>
        <w:t xml:space="preserve">influence wood density, a key plant functional trait. To this end, </w:t>
      </w:r>
      <w:r w:rsidR="00970EE4">
        <w:t>we assessed the ability of hydrological classification to</w:t>
      </w:r>
      <w:r>
        <w:t xml:space="preserve"> </w:t>
      </w:r>
      <w:r w:rsidR="00970EE4">
        <w:t>predict</w:t>
      </w:r>
      <w:r>
        <w:t xml:space="preserve"> wood density of riparian plants, and </w:t>
      </w:r>
      <w:r w:rsidR="00970EE4">
        <w:t>then asked whether wood density could be</w:t>
      </w:r>
      <w:r>
        <w:t xml:space="preserve"> predicted by the degree of flooding disturbance or hydrological unpredi</w:t>
      </w:r>
      <w:r w:rsidR="00970EE4">
        <w:t>ctability in the riparian zone.</w:t>
      </w:r>
      <w:r w:rsidR="00876C83">
        <w:t xml:space="preserve"> </w:t>
      </w:r>
      <w:r>
        <w:t>Our</w:t>
      </w:r>
      <w:r w:rsidRPr="00EA700F">
        <w:t xml:space="preserve"> </w:t>
      </w:r>
      <w:r w:rsidR="00B634E6" w:rsidRPr="00EA700F">
        <w:t xml:space="preserve">results lend credibility to broad-scale </w:t>
      </w:r>
      <w:proofErr w:type="spellStart"/>
      <w:r w:rsidR="00B634E6" w:rsidRPr="00EA700F">
        <w:t>ecohydrological</w:t>
      </w:r>
      <w:proofErr w:type="spellEnd"/>
      <w:r w:rsidR="00B634E6" w:rsidRPr="00EA700F">
        <w:t xml:space="preserve"> classification as a coarse but useful tool in </w:t>
      </w:r>
      <w:r w:rsidR="00B118A6">
        <w:t xml:space="preserve">understanding </w:t>
      </w:r>
      <w:r w:rsidR="00B634E6" w:rsidRPr="00EA700F">
        <w:t xml:space="preserve">riparian </w:t>
      </w:r>
      <w:commentRangeStart w:id="46"/>
      <w:r w:rsidR="00B634E6" w:rsidRPr="00EA700F">
        <w:t>functional ecology</w:t>
      </w:r>
      <w:commentRangeEnd w:id="46"/>
      <w:r w:rsidR="00F31C9B">
        <w:rPr>
          <w:rStyle w:val="CommentReference"/>
        </w:rPr>
        <w:commentReference w:id="46"/>
      </w:r>
      <w:r w:rsidR="00B634E6" w:rsidRPr="00EA700F">
        <w:t>. Where river systems belong to different hydrological classes but are spatially or climatically close, it makes sense to dig deeper than lumped categorical comparisons</w:t>
      </w:r>
      <w:r w:rsidR="00970EE4">
        <w:t>.</w:t>
      </w:r>
      <w:r w:rsidR="00B634E6" w:rsidRPr="00EA700F">
        <w:t xml:space="preserve"> </w:t>
      </w:r>
      <w:r w:rsidR="00970EE4">
        <w:t xml:space="preserve"> More specific insights into community assembly of riparian woody plants can be found by looking at how wood density varies along </w:t>
      </w:r>
      <w:r w:rsidR="00B634E6" w:rsidRPr="00EA700F">
        <w:t xml:space="preserve">continuous hydrological </w:t>
      </w:r>
      <w:r w:rsidR="00970EE4">
        <w:t>gradients</w:t>
      </w:r>
      <w:r w:rsidR="00B634E6" w:rsidRPr="00EA700F">
        <w:t xml:space="preserve">. </w:t>
      </w:r>
    </w:p>
    <w:p w14:paraId="348BC1A0" w14:textId="3817E3C2"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47"/>
      <w:r w:rsidRPr="00EA700F">
        <w:t xml:space="preserve">correlated with the frequency of high flow </w:t>
      </w:r>
      <w:r w:rsidR="00876C83">
        <w:t>spells</w:t>
      </w:r>
      <w:r w:rsidRPr="00EA700F">
        <w:t xml:space="preserve">, which individually may not correspond to </w:t>
      </w:r>
      <w:commentRangeEnd w:id="47"/>
      <w:r w:rsidR="00B118A6">
        <w:rPr>
          <w:rStyle w:val="CommentReference"/>
        </w:rPr>
        <w:commentReference w:id="47"/>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r w:rsidR="005D0A6C">
        <w:t>was associated with</w:t>
      </w:r>
      <w:r w:rsidR="005D0A6C" w:rsidRPr="00EA700F">
        <w:t xml:space="preserve"> </w:t>
      </w:r>
      <w:r w:rsidRPr="00EA700F">
        <w:t>wood density, indicates the influence of low frequency, intensely flashy outlier flow events not captured by the mean</w:t>
      </w:r>
      <w:r w:rsidR="00B118A6">
        <w:t xml:space="preserve"> as </w:t>
      </w:r>
      <w:r w:rsidR="005D0A6C">
        <w:t>important hydrological drivers</w:t>
      </w:r>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48"/>
      <w:r w:rsidRPr="00EA700F">
        <w:t>conditions</w:t>
      </w:r>
      <w:commentRangeEnd w:id="48"/>
      <w:r w:rsidR="005D0A6C">
        <w:rPr>
          <w:rStyle w:val="CommentReference"/>
        </w:rPr>
        <w:commentReference w:id="48"/>
      </w:r>
      <w:r w:rsidRPr="00EA700F">
        <w:t xml:space="preserve">. </w:t>
      </w:r>
      <w:r w:rsidR="00E2757B">
        <w:t>This observation</w:t>
      </w:r>
      <w:r w:rsidR="003C657A">
        <w:t xml:space="preserve"> also suggests that selection is taking place on the adult stage rather than on seedlings</w:t>
      </w:r>
      <w:r w:rsidR="00E2757B">
        <w:t xml:space="preserve"> – indicating that survival is more influential on population </w:t>
      </w:r>
      <w:r w:rsidR="00BF3D08">
        <w:t>dynamics</w:t>
      </w:r>
      <w:r w:rsidR="00E2757B">
        <w:t xml:space="preserve"> in these environments than individual growth or fecundity </w:t>
      </w:r>
      <w:r w:rsidR="00E2757B">
        <w:fldChar w:fldCharType="begin" w:fldLock="1"/>
      </w:r>
      <w:r w:rsidR="004C1493">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4C1493" w:rsidRPr="004C1493">
        <w:rPr>
          <w:noProof/>
        </w:rPr>
        <w:t xml:space="preserve">(Adler </w:t>
      </w:r>
      <w:r w:rsidR="004C1493" w:rsidRPr="004C1493">
        <w:rPr>
          <w:i/>
          <w:noProof/>
        </w:rPr>
        <w:t>et al.</w:t>
      </w:r>
      <w:r w:rsidR="004C1493" w:rsidRPr="004C1493">
        <w:rPr>
          <w:noProof/>
        </w:rPr>
        <w:t xml:space="preserve"> 2014)</w:t>
      </w:r>
      <w:r w:rsidR="00E2757B">
        <w:fldChar w:fldCharType="end"/>
      </w:r>
      <w:r w:rsidR="003C657A">
        <w:t xml:space="preserve">. </w:t>
      </w:r>
      <w:r w:rsidRPr="00EA700F">
        <w:t xml:space="preserve">We therefore suggest that </w:t>
      </w:r>
      <w:commentRangeStart w:id="49"/>
      <w:commentRangeStart w:id="50"/>
      <w:r w:rsidRPr="00EA700F">
        <w:t xml:space="preserve">a ‘brick house’ ecological </w:t>
      </w:r>
      <w:commentRangeEnd w:id="49"/>
      <w:r w:rsidR="005D0A6C">
        <w:rPr>
          <w:rStyle w:val="CommentReference"/>
        </w:rPr>
        <w:commentReference w:id="49"/>
      </w:r>
      <w:commentRangeEnd w:id="50"/>
      <w:r w:rsidR="003C657A">
        <w:rPr>
          <w:rStyle w:val="CommentReference"/>
        </w:rPr>
        <w:commentReference w:id="50"/>
      </w:r>
      <w:r w:rsidRPr="00EA700F">
        <w:t xml:space="preserve">strategy is selected for in riparian environments that experience intense </w:t>
      </w:r>
      <w:commentRangeStart w:id="51"/>
      <w:r w:rsidRPr="00EA700F">
        <w:t>flooding</w:t>
      </w:r>
      <w:commentRangeEnd w:id="51"/>
      <w:r w:rsidR="00B118A6">
        <w:rPr>
          <w:rStyle w:val="CommentReference"/>
        </w:rPr>
        <w:commentReference w:id="51"/>
      </w:r>
      <w:r w:rsidRPr="00EA700F">
        <w:t xml:space="preserve">. This suggestion concurs with </w:t>
      </w:r>
      <w:commentRangeStart w:id="52"/>
      <w:r w:rsidRPr="00EA700F">
        <w:t xml:space="preserve">findings </w:t>
      </w:r>
      <w:commentRangeEnd w:id="52"/>
      <w:r w:rsidR="005D0A6C">
        <w:rPr>
          <w:rStyle w:val="CommentReference"/>
        </w:rPr>
        <w:commentReference w:id="52"/>
      </w:r>
      <w:r w:rsidRPr="00EA700F">
        <w:t xml:space="preserve">that trees </w:t>
      </w:r>
      <w:r w:rsidR="003C657A">
        <w:t xml:space="preserve">on windy slopes </w:t>
      </w:r>
      <w:r w:rsidRPr="00EA700F">
        <w:t xml:space="preserve">tend to overcompensate for mechanical </w:t>
      </w:r>
      <w:r w:rsidRPr="00EA700F">
        <w:lastRenderedPageBreak/>
        <w:t xml:space="preserve">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49A8906D" w:rsidR="00B634E6" w:rsidRPr="00EA700F" w:rsidRDefault="005D0A6C" w:rsidP="00A22B81">
      <w:pPr>
        <w:spacing w:line="360" w:lineRule="auto"/>
        <w:jc w:val="both"/>
      </w:pPr>
      <w:r>
        <w:t>M</w:t>
      </w:r>
      <w:r w:rsidRPr="00EA700F">
        <w:t xml:space="preserve">ean wood density </w:t>
      </w:r>
      <w:r w:rsidR="00B634E6" w:rsidRPr="00EA700F">
        <w:t xml:space="preserve">was also strongly </w:t>
      </w:r>
      <w:r>
        <w:t>associated with p</w:t>
      </w:r>
      <w:r w:rsidRPr="00EA700F">
        <w:t>redictability of water availability in the riparian zone</w:t>
      </w:r>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r>
        <w:t>are likely to</w:t>
      </w:r>
      <w:r w:rsidRPr="00EA700F">
        <w:t xml:space="preserve"> </w:t>
      </w:r>
      <w:r w:rsidR="00B634E6" w:rsidRPr="00EA700F">
        <w:t xml:space="preserve">experience more intense pulses of water stress. </w:t>
      </w:r>
    </w:p>
    <w:p w14:paraId="5E133A47" w14:textId="23680A96"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4C149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4C1493" w:rsidRPr="004C1493">
        <w:rPr>
          <w:noProof/>
        </w:rPr>
        <w:t xml:space="preserve">(Hacke </w:t>
      </w:r>
      <w:r w:rsidR="004C1493" w:rsidRPr="004C1493">
        <w:rPr>
          <w:i/>
          <w:noProof/>
        </w:rPr>
        <w:t>et al.</w:t>
      </w:r>
      <w:r w:rsidR="004C1493" w:rsidRPr="004C1493">
        <w:rPr>
          <w:noProof/>
        </w:rPr>
        <w:t xml:space="preserve"> 2001; Jacobsen &amp; Ewers 2005; Jacobsen </w:t>
      </w:r>
      <w:r w:rsidR="004C1493" w:rsidRPr="004C1493">
        <w:rPr>
          <w:i/>
          <w:noProof/>
        </w:rPr>
        <w:t>et al.</w:t>
      </w:r>
      <w:r w:rsidR="004C1493" w:rsidRPr="004C1493">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4C149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4C1493" w:rsidRPr="004C1493">
        <w:rPr>
          <w:noProof/>
        </w:rPr>
        <w:t xml:space="preserve">(Martínez-Cabrera </w:t>
      </w:r>
      <w:r w:rsidR="004C1493" w:rsidRPr="004C1493">
        <w:rPr>
          <w:i/>
          <w:noProof/>
        </w:rPr>
        <w:t>et al.</w:t>
      </w:r>
      <w:r w:rsidR="004C1493" w:rsidRPr="004C1493">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4C149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4C1493" w:rsidRPr="004C1493">
        <w:rPr>
          <w:noProof/>
        </w:rPr>
        <w:t xml:space="preserve">(Lens </w:t>
      </w:r>
      <w:r w:rsidR="004C1493" w:rsidRPr="004C1493">
        <w:rPr>
          <w:i/>
          <w:noProof/>
        </w:rPr>
        <w:t>et al.</w:t>
      </w:r>
      <w:r w:rsidR="004C1493" w:rsidRPr="004C1493">
        <w:rPr>
          <w:noProof/>
        </w:rPr>
        <w:t xml:space="preserve"> 2011; Zieminska </w:t>
      </w:r>
      <w:r w:rsidR="004C1493" w:rsidRPr="004C1493">
        <w:rPr>
          <w:i/>
          <w:noProof/>
        </w:rPr>
        <w:t>et al.</w:t>
      </w:r>
      <w:r w:rsidR="004C1493" w:rsidRPr="004C1493">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53"/>
      <w:r w:rsidRPr="00EA700F">
        <w:t>density</w:t>
      </w:r>
      <w:commentRangeEnd w:id="53"/>
      <w:r w:rsidR="005D0A6C">
        <w:rPr>
          <w:rStyle w:val="CommentReference"/>
        </w:rPr>
        <w:commentReference w:id="53"/>
      </w:r>
      <w:r w:rsidRPr="00EA700F">
        <w:t>.</w:t>
      </w:r>
      <w:r w:rsidR="005D0A6C">
        <w:t xml:space="preserve"> </w:t>
      </w:r>
      <w:r w:rsidR="00E773FF">
        <w:t xml:space="preserve">Barring ephemeral </w:t>
      </w:r>
      <w:proofErr w:type="spellStart"/>
      <w:r w:rsidR="00E773FF">
        <w:t>dryland</w:t>
      </w:r>
      <w:proofErr w:type="spellEnd"/>
      <w:r w:rsidR="00E773FF">
        <w:t xml:space="preserve"> rivers, riparian environments </w:t>
      </w:r>
      <w:r w:rsidR="008216A2">
        <w:t>tend not to be</w:t>
      </w:r>
      <w:r w:rsidR="00E773FF">
        <w:t xml:space="preserve"> highly water </w:t>
      </w:r>
      <w:r w:rsidR="008216A2">
        <w:t>limited</w:t>
      </w:r>
      <w:r w:rsidR="00E773FF">
        <w:t xml:space="preserve">, </w:t>
      </w:r>
      <w:r w:rsidR="003C657A">
        <w:t>so specifically constructing woody tissue to deal with constant water stress may not be advantageous.</w:t>
      </w:r>
      <w:r w:rsidR="00E773FF">
        <w:t xml:space="preserve"> </w:t>
      </w:r>
      <w:r w:rsidR="003C657A">
        <w:t>F</w:t>
      </w:r>
      <w:r w:rsidR="00E773FF">
        <w:t xml:space="preserve">or plants that are habituated to plentiful soil moisture, </w:t>
      </w:r>
      <w:r w:rsidR="003C657A">
        <w:t xml:space="preserve">however, </w:t>
      </w:r>
      <w:r w:rsidR="00E773FF">
        <w:t>having no backup strategy for</w:t>
      </w:r>
      <w:r w:rsidR="003C657A">
        <w:t xml:space="preserve"> surviving</w:t>
      </w:r>
      <w:r w:rsidR="00E773FF">
        <w:t xml:space="preserve"> drought conditions </w:t>
      </w:r>
      <w:r w:rsidR="003C657A">
        <w:t>may</w:t>
      </w:r>
      <w:r w:rsidR="00E773FF">
        <w:t xml:space="preserve"> be risky.</w:t>
      </w:r>
    </w:p>
    <w:p w14:paraId="22AFAC68" w14:textId="1AFA2C42" w:rsidR="00B634E6" w:rsidRPr="00EA700F" w:rsidRDefault="00B634E6" w:rsidP="00A22B81">
      <w:pPr>
        <w:spacing w:line="360" w:lineRule="auto"/>
        <w:jc w:val="both"/>
      </w:pPr>
      <w:r w:rsidRPr="00EA700F">
        <w:t xml:space="preserve">A more compelling rationale for our findings is that riparian woody plants </w:t>
      </w:r>
      <w:commentRangeStart w:id="54"/>
      <w:r w:rsidRPr="00EA700F">
        <w:t>are again overcompensating for the possibility of rare</w:t>
      </w:r>
      <w:r w:rsidR="006E5D88">
        <w:t>,</w:t>
      </w:r>
      <w:r w:rsidRPr="00EA700F">
        <w:t xml:space="preserve"> life-or-death stress events.</w:t>
      </w:r>
      <w:commentRangeEnd w:id="54"/>
      <w:r w:rsidR="00E773FF">
        <w:rPr>
          <w:rStyle w:val="CommentReference"/>
        </w:rPr>
        <w:commentReference w:id="54"/>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4C149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4C1493" w:rsidRPr="004C1493">
        <w:rPr>
          <w:noProof/>
        </w:rPr>
        <w:t xml:space="preserve">(Valladares, Chico &amp; Aranda 2002b; Valladares </w:t>
      </w:r>
      <w:r w:rsidR="004C1493" w:rsidRPr="004C1493">
        <w:rPr>
          <w:i/>
          <w:noProof/>
        </w:rPr>
        <w:t>et al.</w:t>
      </w:r>
      <w:r w:rsidR="004C1493" w:rsidRPr="004C1493">
        <w:rPr>
          <w:noProof/>
        </w:rPr>
        <w:t xml:space="preserve"> 2002a)</w:t>
      </w:r>
      <w:r w:rsidR="00FC0DFA">
        <w:fldChar w:fldCharType="end"/>
      </w:r>
      <w:r w:rsidR="00FC0DFA">
        <w:t xml:space="preserve"> </w:t>
      </w:r>
      <w:r w:rsidRPr="00EA700F">
        <w:t>and conservative resource-use phenotypes such as high</w:t>
      </w:r>
      <w:r w:rsidR="003C657A">
        <w:t>er</w:t>
      </w:r>
      <w:r w:rsidRPr="00EA700F">
        <w:t xml:space="preserve"> wood density would be favoured </w:t>
      </w:r>
      <w:r w:rsidR="00F40ED3">
        <w:fldChar w:fldCharType="begin" w:fldLock="1"/>
      </w:r>
      <w:r w:rsidR="004C1493">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9422EA" w:rsidRPr="009422EA">
        <w:rPr>
          <w:noProof/>
        </w:rPr>
        <w:t>(Valladares, Gianoli &amp; Gómez 2007)</w:t>
      </w:r>
      <w:r w:rsidR="00F40ED3">
        <w:fldChar w:fldCharType="end"/>
      </w:r>
      <w:r w:rsidR="00F40ED3">
        <w:t>.</w:t>
      </w:r>
      <w:r w:rsidR="00876C83">
        <w:t xml:space="preserve"> </w:t>
      </w:r>
      <w:r w:rsidRPr="00EA700F">
        <w:t xml:space="preserve">Traits associated with conservative resource use and better recovery following periods of extreme stress </w:t>
      </w:r>
      <w:r w:rsidR="00876C83">
        <w:t xml:space="preserve">may </w:t>
      </w:r>
      <w:r w:rsidRPr="00EA700F">
        <w:t>actually confer as much or greater fitness than traits associated with tolerating the event itself</w:t>
      </w:r>
      <w:r w:rsidR="00B064E3">
        <w:t xml:space="preserve"> </w:t>
      </w:r>
      <w:commentRangeStart w:id="55"/>
      <w:r w:rsidR="00FC0DFA">
        <w:fldChar w:fldCharType="begin" w:fldLock="1"/>
      </w:r>
      <w:r w:rsidR="004C149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9422EA" w:rsidRPr="009422EA">
        <w:rPr>
          <w:noProof/>
        </w:rPr>
        <w:t>(Gutschick &amp; BassiriRad 2003)</w:t>
      </w:r>
      <w:r w:rsidR="00FC0DFA">
        <w:fldChar w:fldCharType="end"/>
      </w:r>
      <w:commentRangeEnd w:id="55"/>
      <w:r w:rsidR="00483144">
        <w:rPr>
          <w:rStyle w:val="CommentReference"/>
        </w:rPr>
        <w:commentReference w:id="55"/>
      </w:r>
      <w:r w:rsidRPr="00EA700F">
        <w:t xml:space="preserve">. </w:t>
      </w:r>
    </w:p>
    <w:p w14:paraId="4875D9DD" w14:textId="2B6DA1F8" w:rsidR="00B634E6" w:rsidRPr="00EA700F" w:rsidRDefault="00E773FF" w:rsidP="00A22B81">
      <w:pPr>
        <w:spacing w:line="360" w:lineRule="auto"/>
        <w:jc w:val="both"/>
      </w:pPr>
      <w:r>
        <w:t xml:space="preserve">Conservative resource use and heavy investment in structural strength fit within the ‘resister’ category of riparian plant strategies described by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life history strategies. ‘Invader’ s</w:t>
      </w:r>
      <w:r w:rsidRPr="00EA700F">
        <w:t xml:space="preserve">trategies </w:t>
      </w:r>
      <w:r w:rsidR="00876C83">
        <w:t>with</w:t>
      </w:r>
      <w:r w:rsidR="00B634E6" w:rsidRPr="00EA700F">
        <w:t xml:space="preserve"> which species avoid harsh hydrological conditions by </w:t>
      </w:r>
      <w:r>
        <w:t>achieving sexual maturity as fast as possible</w:t>
      </w:r>
      <w:r w:rsidR="00876C83">
        <w:t xml:space="preserve"> </w:t>
      </w:r>
      <w:r>
        <w:t xml:space="preserve">are also common to the riparian environment </w:t>
      </w:r>
      <w:r>
        <w:fldChar w:fldCharType="begin" w:fldLock="1"/>
      </w:r>
      <w:r w:rsidR="004C1493">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9422EA" w:rsidRPr="009422EA">
        <w:rPr>
          <w:noProof/>
        </w:rPr>
        <w:t>(Naiman &amp; Decamps 1997; Woolfrey &amp; Ladd 2001)</w:t>
      </w:r>
      <w:r>
        <w:fldChar w:fldCharType="end"/>
      </w:r>
      <w:r w:rsidR="00B634E6" w:rsidRPr="00EA700F">
        <w:t xml:space="preserve">. Pioneer species employing a fast relative growth rate, low wood density ecological strategy </w:t>
      </w:r>
      <w:r>
        <w:t>would be</w:t>
      </w:r>
      <w:r w:rsidRPr="00EA700F">
        <w:t xml:space="preserve"> </w:t>
      </w:r>
      <w:r w:rsidR="00B634E6" w:rsidRPr="00EA700F">
        <w:t xml:space="preserve">benefitted by repeated setbacks to early successional </w:t>
      </w:r>
      <w:commentRangeStart w:id="56"/>
      <w:r w:rsidR="00B634E6" w:rsidRPr="00EA700F">
        <w:t>conditions</w:t>
      </w:r>
      <w:commentRangeEnd w:id="56"/>
      <w:r>
        <w:t xml:space="preserve"> </w:t>
      </w:r>
      <w:r>
        <w:fldChar w:fldCharType="begin" w:fldLock="1"/>
      </w:r>
      <w:r w:rsidR="004C1493">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9422EA" w:rsidRPr="009422EA">
        <w:rPr>
          <w:noProof/>
        </w:rPr>
        <w:t>(Westoby 1998)</w:t>
      </w:r>
      <w:r>
        <w:fldChar w:fldCharType="end"/>
      </w:r>
      <w:r w:rsidR="00B118A6">
        <w:rPr>
          <w:rStyle w:val="CommentReference"/>
        </w:rPr>
        <w:commentReference w:id="56"/>
      </w:r>
      <w:r w:rsidR="00B634E6" w:rsidRPr="00EA700F">
        <w:t xml:space="preserve">. Abundance weighted means may obfuscate the </w:t>
      </w:r>
      <w:r w:rsidR="00B634E6" w:rsidRPr="00EA700F">
        <w:lastRenderedPageBreak/>
        <w:t xml:space="preserve">true pattern where differentiation in ecological strategy is strong, due to their inability to capture multimodality in trait distributions. In this case, </w:t>
      </w:r>
      <w:r w:rsidR="00483144">
        <w:t>great</w:t>
      </w:r>
      <w:r w:rsidR="00B634E6" w:rsidRPr="00EA700F">
        <w:t xml:space="preserve">er abundance of these species would drive down mean wood density values through the upper ranges of disturbance intensity. </w:t>
      </w:r>
      <w:commentRangeStart w:id="57"/>
      <w:commentRangeStart w:id="58"/>
      <w:r w:rsidR="00B634E6" w:rsidRPr="00EA700F">
        <w:t>This observation offers a potential explanation for the goodness of fit of quadratic models which begin to dip after reaching an apex at three quarters of their maximum value,</w:t>
      </w:r>
      <w:commentRangeEnd w:id="57"/>
      <w:r w:rsidR="00B118A6">
        <w:rPr>
          <w:rStyle w:val="CommentReference"/>
        </w:rPr>
        <w:commentReference w:id="57"/>
      </w:r>
      <w:commentRangeEnd w:id="58"/>
      <w:r>
        <w:rPr>
          <w:rStyle w:val="CommentReference"/>
        </w:rPr>
        <w:commentReference w:id="58"/>
      </w:r>
      <w:r w:rsidR="00B634E6" w:rsidRPr="00EA700F">
        <w:t xml:space="preserve"> rather than simply app</w:t>
      </w:r>
      <w:r w:rsidR="00FC0DFA">
        <w:t>roaching an asymptote (e.g. Fig 3a</w:t>
      </w:r>
      <w:proofErr w:type="gramStart"/>
      <w:r w:rsidR="00FC0DFA">
        <w:t>,d</w:t>
      </w:r>
      <w:proofErr w:type="gramEnd"/>
      <w:r w:rsidR="00FC0DFA">
        <w:t>, Fig 4a,b,</w:t>
      </w:r>
      <w:commentRangeStart w:id="59"/>
      <w:r w:rsidR="00FC0DFA">
        <w:t>d</w:t>
      </w:r>
      <w:commentRangeEnd w:id="59"/>
      <w:r w:rsidR="00483144">
        <w:rPr>
          <w:rStyle w:val="CommentReference"/>
        </w:rPr>
        <w:commentReference w:id="59"/>
      </w:r>
      <w:r w:rsidR="00B634E6" w:rsidRPr="00EA700F">
        <w:t xml:space="preserve">). </w:t>
      </w:r>
      <w:r>
        <w:t>It is difficult to substantiate this suggestion using our dataset, however, as only a few data</w:t>
      </w:r>
      <w:r w:rsidR="00876C83">
        <w:t xml:space="preserve"> </w:t>
      </w:r>
      <w:r>
        <w:t>points are present in the upper ranges of disturbance intensity.</w:t>
      </w:r>
    </w:p>
    <w:p w14:paraId="47A3CDB4" w14:textId="0836E44C" w:rsidR="003C657A" w:rsidRDefault="00B634E6" w:rsidP="00A22B81">
      <w:pPr>
        <w:spacing w:line="360" w:lineRule="auto"/>
        <w:jc w:val="both"/>
      </w:pPr>
      <w:r w:rsidRPr="00EA700F">
        <w:t xml:space="preserve">Another </w:t>
      </w:r>
      <w:r w:rsidR="00B118A6">
        <w:t xml:space="preserve">mechanism </w:t>
      </w:r>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cunninghamiana</w:t>
      </w:r>
      <w:proofErr w:type="spellEnd"/>
      <w:r w:rsidRPr="00EA700F">
        <w:t xml:space="preserve">, for instance, is </w:t>
      </w:r>
      <w:r w:rsidR="00876C83">
        <w:t xml:space="preserve">a </w:t>
      </w:r>
      <w:proofErr w:type="spellStart"/>
      <w:r w:rsidR="00876C83">
        <w:t>rheophytic</w:t>
      </w:r>
      <w:proofErr w:type="spellEnd"/>
      <w:r w:rsidRPr="00EA700F">
        <w:t xml:space="preserve"> species whose entire life history revolves around response to flooding disturbance</w:t>
      </w:r>
      <w:r w:rsidR="00876C83">
        <w:t xml:space="preserve"> </w:t>
      </w:r>
      <w:r w:rsidR="00876C83">
        <w:fldChar w:fldCharType="begin" w:fldLock="1"/>
      </w:r>
      <w:r w:rsidR="004C1493">
        <w:instrText>ADDIN CSL_CITATION { "citationItems" : [ { "id" : "ITEM-1", "itemData" : { "author" : [ { "dropping-particle" : "", "family" : "Steenis", "given" : "Cornelis Gijsbert Gerrit Jan", "non-dropping-particle" : "van", "parse-names" : false, "suffix" : "" } ], "id" : "ITEM-1",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 "properties" : { "noteIndex" : 0 }, "schema" : "https://github.com/citation-style-language/schema/raw/master/csl-citation.json" }</w:instrText>
      </w:r>
      <w:r w:rsidR="00876C83">
        <w:fldChar w:fldCharType="separate"/>
      </w:r>
      <w:r w:rsidR="00876C83" w:rsidRPr="00876C83">
        <w:rPr>
          <w:noProof/>
        </w:rPr>
        <w:t>(van Steenis 1981)</w:t>
      </w:r>
      <w:r w:rsidR="00876C83">
        <w:fldChar w:fldCharType="end"/>
      </w:r>
      <w:r w:rsidRPr="00EA700F">
        <w:t xml:space="preserve">. After seeding </w:t>
      </w:r>
      <w:r w:rsidRPr="00EA700F">
        <w:rPr>
          <w:i/>
        </w:rPr>
        <w:t xml:space="preserve">en masse </w:t>
      </w:r>
      <w:r w:rsidRPr="00EA700F">
        <w:t>onto fresh substrate</w:t>
      </w:r>
      <w:r w:rsidR="006817B9">
        <w:t xml:space="preserve"> within or close to the river channel</w:t>
      </w:r>
      <w:r w:rsidR="00E773FF">
        <w:t xml:space="preserve"> (an ‘invader’ strategy)</w:t>
      </w:r>
      <w:r w:rsidRPr="00EA700F">
        <w:t xml:space="preserve">, dense stands of flexible-stemmed saplings emerge, protecting each other from flood </w:t>
      </w:r>
      <w:commentRangeStart w:id="60"/>
      <w:r w:rsidRPr="00EA700F">
        <w:t>flows</w:t>
      </w:r>
      <w:commentRangeEnd w:id="60"/>
      <w:r w:rsidR="00B118A6">
        <w:rPr>
          <w:rStyle w:val="CommentReference"/>
        </w:rPr>
        <w:commentReference w:id="60"/>
      </w:r>
      <w:r w:rsidR="00E773FF">
        <w:t xml:space="preserve"> </w:t>
      </w:r>
      <w:r w:rsidR="00E773FF">
        <w:fldChar w:fldCharType="begin" w:fldLock="1"/>
      </w:r>
      <w:r w:rsidR="004C149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9422EA" w:rsidRPr="009422EA">
        <w:rPr>
          <w:noProof/>
        </w:rPr>
        <w:t>(Woolfrey &amp; Ladd 2001)</w:t>
      </w:r>
      <w:r w:rsidR="00E773FF">
        <w:fldChar w:fldCharType="end"/>
      </w:r>
      <w:r w:rsidRPr="00EA700F">
        <w:t>. Self-thinning subsequently occurs, and</w:t>
      </w:r>
      <w:r w:rsidR="00E773FF">
        <w:t xml:space="preserve"> </w:t>
      </w:r>
      <w:r w:rsidR="00876C83">
        <w:t xml:space="preserve">our </w:t>
      </w:r>
      <w:r w:rsidR="00E773FF">
        <w:t>measurements from adult plants indicate that</w:t>
      </w:r>
      <w:r w:rsidR="00876C83">
        <w:t xml:space="preserve"> </w:t>
      </w:r>
      <w:r w:rsidRPr="00EA700F">
        <w:t xml:space="preserve">stem wood density increases </w:t>
      </w:r>
      <w:r w:rsidR="00E773FF">
        <w:t xml:space="preserve">during maturation; the plant has metamorphosed </w:t>
      </w:r>
      <w:r w:rsidR="006817B9">
        <w:t>towards the</w:t>
      </w:r>
      <w:r w:rsidR="00E773FF">
        <w:t xml:space="preserve"> ‘resister’</w:t>
      </w:r>
      <w:r w:rsidR="006817B9">
        <w:t xml:space="preserve"> phenotype</w:t>
      </w:r>
      <w:r w:rsidRPr="00EA700F">
        <w:t>. This</w:t>
      </w:r>
      <w:r w:rsidR="00E773FF">
        <w:t xml:space="preserve"> change in</w:t>
      </w:r>
      <w:r w:rsidRPr="00EA700F">
        <w:t xml:space="preserve"> strategy is likewise difficult to capture using abundance weighted means. </w:t>
      </w:r>
    </w:p>
    <w:p w14:paraId="39CA9067" w14:textId="08143D2C" w:rsidR="00AE0768" w:rsidRDefault="007B76D5" w:rsidP="00A22B81">
      <w:pPr>
        <w:spacing w:line="360" w:lineRule="auto"/>
        <w:jc w:val="both"/>
      </w:pPr>
      <w:r>
        <w:t xml:space="preserve">Under </w:t>
      </w:r>
      <w:r w:rsidR="003579D9">
        <w:t>our</w:t>
      </w:r>
      <w:r>
        <w:t xml:space="preserve"> argument,</w:t>
      </w:r>
      <w:r w:rsidR="003579D9">
        <w:t xml:space="preserve"> where </w:t>
      </w:r>
      <w:r w:rsidR="00360B12">
        <w:t xml:space="preserve">hardy </w:t>
      </w:r>
      <w:proofErr w:type="spellStart"/>
      <w:r w:rsidR="00360B12">
        <w:t>rheophytic</w:t>
      </w:r>
      <w:proofErr w:type="spellEnd"/>
      <w:r w:rsidR="003579D9">
        <w:t xml:space="preserve"> species use high wood density ecological strategies to cope with powerful floods and unpredictable watering regimes,</w:t>
      </w:r>
      <w:r>
        <w:t xml:space="preserve"> </w:t>
      </w:r>
      <w:r w:rsidR="00135469">
        <w:t xml:space="preserve">we would expect </w:t>
      </w:r>
      <w:r>
        <w:t xml:space="preserve">species such as </w:t>
      </w:r>
      <w:r w:rsidRPr="00876C83">
        <w:rPr>
          <w:i/>
        </w:rPr>
        <w:t xml:space="preserve">Casuarina </w:t>
      </w:r>
      <w:proofErr w:type="spellStart"/>
      <w:r w:rsidRPr="00876C83">
        <w:rPr>
          <w:i/>
        </w:rPr>
        <w:t>cunninghamiana</w:t>
      </w:r>
      <w:proofErr w:type="spellEnd"/>
      <w:r>
        <w:t xml:space="preserve"> and </w:t>
      </w:r>
      <w:proofErr w:type="spellStart"/>
      <w:r w:rsidRPr="00876C83">
        <w:rPr>
          <w:i/>
        </w:rPr>
        <w:t>Tristaniopsis</w:t>
      </w:r>
      <w:proofErr w:type="spellEnd"/>
      <w:r w:rsidRPr="00876C83">
        <w:rPr>
          <w:i/>
        </w:rPr>
        <w:t xml:space="preserve"> </w:t>
      </w:r>
      <w:proofErr w:type="spellStart"/>
      <w:r w:rsidRPr="00876C83">
        <w:rPr>
          <w:i/>
        </w:rPr>
        <w:t>laurina</w:t>
      </w:r>
      <w:proofErr w:type="spellEnd"/>
      <w:r>
        <w:t xml:space="preserve"> </w:t>
      </w:r>
      <w:r w:rsidR="00135469">
        <w:t>to</w:t>
      </w:r>
      <w:r>
        <w:t xml:space="preserve"> have the highest wood density in our dataset. Both species exhibit highly variable trait values,</w:t>
      </w:r>
      <w:r w:rsidR="000E11B0">
        <w:t xml:space="preserve"> however,</w:t>
      </w:r>
      <w:r>
        <w:t xml:space="preserve"> ranging approximately between the median value and the 75</w:t>
      </w:r>
      <w:r w:rsidRPr="00876C83">
        <w:rPr>
          <w:vertAlign w:val="superscript"/>
        </w:rPr>
        <w:t>th</w:t>
      </w:r>
      <w:r>
        <w:t xml:space="preserve"> percentile. </w:t>
      </w:r>
      <w:r w:rsidR="000E11B0">
        <w:t xml:space="preserve">As with </w:t>
      </w:r>
      <w:r w:rsidR="000E11B0" w:rsidRPr="00876C83">
        <w:rPr>
          <w:i/>
        </w:rPr>
        <w:t xml:space="preserve">C. </w:t>
      </w:r>
      <w:proofErr w:type="spellStart"/>
      <w:r w:rsidR="000E11B0" w:rsidRPr="00876C83">
        <w:rPr>
          <w:i/>
        </w:rPr>
        <w:t>cunninghamiana</w:t>
      </w:r>
      <w:proofErr w:type="spellEnd"/>
      <w:r w:rsidR="000E11B0" w:rsidRPr="00876C83">
        <w:rPr>
          <w:i/>
        </w:rPr>
        <w:t>,</w:t>
      </w:r>
      <w:r w:rsidR="000E11B0">
        <w:t xml:space="preserve"> </w:t>
      </w:r>
      <w:r w:rsidR="00BE0308" w:rsidRPr="00876C83">
        <w:rPr>
          <w:i/>
        </w:rPr>
        <w:t xml:space="preserve">T. </w:t>
      </w:r>
      <w:proofErr w:type="spellStart"/>
      <w:r w:rsidR="00BE0308" w:rsidRPr="00876C83">
        <w:rPr>
          <w:i/>
        </w:rPr>
        <w:t>laurina</w:t>
      </w:r>
      <w:proofErr w:type="spellEnd"/>
      <w:r w:rsidR="00BE0308">
        <w:t xml:space="preserve"> is a </w:t>
      </w:r>
      <w:proofErr w:type="spellStart"/>
      <w:r w:rsidR="00BE0308">
        <w:t>heliophilc</w:t>
      </w:r>
      <w:proofErr w:type="spellEnd"/>
      <w:r w:rsidR="00BE0308">
        <w:t xml:space="preserve"> coloniser of </w:t>
      </w:r>
      <w:r w:rsidR="006817B9">
        <w:t>within and near-channel landforms</w:t>
      </w:r>
      <w:r w:rsidR="00B52E9B">
        <w:t xml:space="preserve"> </w:t>
      </w:r>
      <w:r w:rsidR="00B52E9B">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9422EA" w:rsidRPr="009422EA">
        <w:rPr>
          <w:noProof/>
        </w:rPr>
        <w:t>(Webb, Erskine &amp; Dragovich 2002)</w:t>
      </w:r>
      <w:r w:rsidR="00B52E9B">
        <w:fldChar w:fldCharType="end"/>
      </w:r>
      <w:r w:rsidR="006817B9">
        <w:t xml:space="preserve">. By establishing </w:t>
      </w:r>
      <w:r w:rsidR="004C1493">
        <w:t xml:space="preserve">in close proximity </w:t>
      </w:r>
      <w:r w:rsidR="006817B9">
        <w:t>to the channel,</w:t>
      </w:r>
      <w:r w:rsidR="003579D9">
        <w:t xml:space="preserve"> seedlings of</w:t>
      </w:r>
      <w:r w:rsidR="006817B9">
        <w:t xml:space="preserve"> </w:t>
      </w:r>
      <w:r w:rsidR="003579D9">
        <w:t xml:space="preserve">these species must balance the risks of flooding with the advantages of </w:t>
      </w:r>
      <w:r w:rsidR="000E11B0">
        <w:t>growth</w:t>
      </w:r>
      <w:r w:rsidR="003579D9">
        <w:t xml:space="preserve"> </w:t>
      </w:r>
      <w:r w:rsidR="006817B9">
        <w:t>unencumbered by competition for light or space</w:t>
      </w:r>
      <w:r w:rsidR="003579D9">
        <w:t xml:space="preserve">. Maintaining a high relative growth rate, at least until the trees are physically large enough to endure flooding, </w:t>
      </w:r>
      <w:r w:rsidR="000E11B0">
        <w:t>allows these species to quickly fill space and build photosynthetic tissue</w:t>
      </w:r>
      <w:r w:rsidR="00B52E9B">
        <w:t xml:space="preserve"> </w:t>
      </w:r>
      <w:r w:rsidR="00B52E9B">
        <w:fldChar w:fldCharType="begin" w:fldLock="1"/>
      </w:r>
      <w:r w:rsidR="004C1493">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9422EA" w:rsidRPr="009422EA">
        <w:rPr>
          <w:noProof/>
        </w:rPr>
        <w:t>(Melick 1990)</w:t>
      </w:r>
      <w:r w:rsidR="00B52E9B">
        <w:fldChar w:fldCharType="end"/>
      </w:r>
      <w:r w:rsidR="003579D9">
        <w:t xml:space="preserve">. </w:t>
      </w:r>
      <w:r w:rsidR="00135469">
        <w:t>If parallels with tropical rainforest species hold</w:t>
      </w:r>
      <w:r w:rsidR="00AE0768">
        <w:t>,</w:t>
      </w:r>
      <w:r w:rsidR="00AE0768" w:rsidRPr="00AE0768">
        <w:t xml:space="preserve"> </w:t>
      </w:r>
      <w:r w:rsidR="00AE0768">
        <w:t>however</w:t>
      </w:r>
      <w:r w:rsidR="00135469">
        <w:t xml:space="preserve"> </w:t>
      </w:r>
      <w:r w:rsidR="00135469">
        <w:fldChar w:fldCharType="begin" w:fldLock="1"/>
      </w:r>
      <w:r w:rsidR="004C1493">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4C1493" w:rsidRPr="004C1493">
        <w:rPr>
          <w:noProof/>
        </w:rPr>
        <w:t xml:space="preserve">(King </w:t>
      </w:r>
      <w:r w:rsidR="004C1493" w:rsidRPr="004C1493">
        <w:rPr>
          <w:i/>
          <w:noProof/>
        </w:rPr>
        <w:t>et al.</w:t>
      </w:r>
      <w:r w:rsidR="004C1493" w:rsidRPr="004C1493">
        <w:rPr>
          <w:noProof/>
        </w:rPr>
        <w:t xml:space="preserve"> 2006; Kraft, Valencia &amp; Ackerly 2008; Poorter </w:t>
      </w:r>
      <w:r w:rsidR="004C1493" w:rsidRPr="004C1493">
        <w:rPr>
          <w:i/>
          <w:noProof/>
        </w:rPr>
        <w:t>et al.</w:t>
      </w:r>
      <w:r w:rsidR="004C1493" w:rsidRPr="004C1493">
        <w:rPr>
          <w:noProof/>
        </w:rPr>
        <w:t xml:space="preserve"> 2008, 2010; Wright </w:t>
      </w:r>
      <w:r w:rsidR="004C1493" w:rsidRPr="004C1493">
        <w:rPr>
          <w:i/>
          <w:noProof/>
        </w:rPr>
        <w:t>et al.</w:t>
      </w:r>
      <w:r w:rsidR="004C1493" w:rsidRPr="004C1493">
        <w:rPr>
          <w:noProof/>
        </w:rPr>
        <w:t xml:space="preserve"> 2010)</w:t>
      </w:r>
      <w:r w:rsidR="00135469">
        <w:fldChar w:fldCharType="end"/>
      </w:r>
      <w:r w:rsidR="00135469">
        <w:t xml:space="preserve">, this strategy will not be conducive to setting down dense wood. </w:t>
      </w:r>
      <w:r w:rsidR="003579D9">
        <w:t>In addition to morphological adaptations</w:t>
      </w:r>
      <w:r w:rsidR="0063022F">
        <w:t xml:space="preserve"> in </w:t>
      </w:r>
      <w:r w:rsidR="0063022F" w:rsidRPr="004C1493">
        <w:rPr>
          <w:i/>
        </w:rPr>
        <w:t xml:space="preserve">T. </w:t>
      </w:r>
      <w:proofErr w:type="spellStart"/>
      <w:r w:rsidR="0063022F" w:rsidRPr="004C1493">
        <w:rPr>
          <w:i/>
        </w:rPr>
        <w:t>laurina</w:t>
      </w:r>
      <w:proofErr w:type="spellEnd"/>
      <w:r w:rsidR="003579D9">
        <w:t xml:space="preserve"> such as multi-</w:t>
      </w:r>
      <w:proofErr w:type="spellStart"/>
      <w:r w:rsidR="003579D9">
        <w:t>stemmedness</w:t>
      </w:r>
      <w:proofErr w:type="spellEnd"/>
      <w:r w:rsidR="00360B12">
        <w:t>, narrow leaves</w:t>
      </w:r>
      <w:r w:rsidR="003579D9">
        <w:t xml:space="preserve"> and growth streamlined against the direction of flow</w:t>
      </w:r>
      <w:r w:rsidR="00360B12">
        <w:t xml:space="preserve"> </w:t>
      </w:r>
      <w:r w:rsidR="00360B12">
        <w:fldChar w:fldCharType="begin" w:fldLock="1"/>
      </w:r>
      <w:r w:rsidR="004C1493">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4C1493" w:rsidRPr="004C1493">
        <w:rPr>
          <w:noProof/>
        </w:rPr>
        <w:t xml:space="preserve">(van Steenis 1981; Webb </w:t>
      </w:r>
      <w:r w:rsidR="004C1493" w:rsidRPr="004C1493">
        <w:rPr>
          <w:i/>
          <w:noProof/>
        </w:rPr>
        <w:t>et al.</w:t>
      </w:r>
      <w:r w:rsidR="004C1493" w:rsidRPr="004C1493">
        <w:rPr>
          <w:noProof/>
        </w:rPr>
        <w:t xml:space="preserve"> 2002)</w:t>
      </w:r>
      <w:r w:rsidR="00360B12">
        <w:fldChar w:fldCharType="end"/>
      </w:r>
      <w:r w:rsidR="0063022F">
        <w:t>,</w:t>
      </w:r>
      <w:r w:rsidR="003579D9">
        <w:t xml:space="preserve"> th</w:t>
      </w:r>
      <w:r w:rsidR="000E11B0">
        <w:t>e</w:t>
      </w:r>
      <w:r w:rsidR="003579D9">
        <w:t xml:space="preserve"> trade-off </w:t>
      </w:r>
      <w:r w:rsidR="000E11B0">
        <w:t xml:space="preserve">between flood resistance and rapid resource acquisition </w:t>
      </w:r>
      <w:r w:rsidR="00E2757B">
        <w:t xml:space="preserve">and growth </w:t>
      </w:r>
      <w:r w:rsidR="000E11B0">
        <w:t xml:space="preserve">during establishment </w:t>
      </w:r>
      <w:r w:rsidR="003579D9">
        <w:t>serves to explain</w:t>
      </w:r>
      <w:r w:rsidR="00135469">
        <w:t xml:space="preserve"> why the optimal wood density for </w:t>
      </w:r>
      <w:proofErr w:type="spellStart"/>
      <w:r w:rsidR="00135469">
        <w:t>rheophytic</w:t>
      </w:r>
      <w:proofErr w:type="spellEnd"/>
      <w:r w:rsidR="00135469">
        <w:t xml:space="preserve"> species </w:t>
      </w:r>
      <w:r w:rsidR="00E2757B">
        <w:t>might occupy a</w:t>
      </w:r>
      <w:r w:rsidR="003579D9">
        <w:t xml:space="preserve"> middling position on the ladder of wood density. </w:t>
      </w:r>
      <w:r w:rsidR="00423B8A">
        <w:t xml:space="preserve">Nonetheless, the wide plasticity in wood density shown by </w:t>
      </w:r>
      <w:r w:rsidR="00423B8A" w:rsidRPr="0043214C">
        <w:rPr>
          <w:i/>
        </w:rPr>
        <w:t xml:space="preserve">C. </w:t>
      </w:r>
      <w:proofErr w:type="spellStart"/>
      <w:r w:rsidR="00423B8A" w:rsidRPr="0043214C">
        <w:rPr>
          <w:i/>
        </w:rPr>
        <w:lastRenderedPageBreak/>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p>
    <w:p w14:paraId="791EBDE8" w14:textId="5434A5FD" w:rsidR="003C657A" w:rsidRDefault="00423B8A" w:rsidP="00A22B81">
      <w:pPr>
        <w:spacing w:line="360" w:lineRule="auto"/>
        <w:jc w:val="both"/>
      </w:pPr>
      <w:r>
        <w:t>Notably</w:t>
      </w:r>
      <w:r w:rsidR="003579D9">
        <w:t xml:space="preserve">, it is the </w:t>
      </w:r>
      <w:r w:rsidR="00686747">
        <w:t>tall</w:t>
      </w:r>
      <w:r w:rsidR="003579D9">
        <w:t xml:space="preserve">, facultative riparian species </w:t>
      </w:r>
      <w:r w:rsidR="0063022F">
        <w:t xml:space="preserve">from rainforest sites </w:t>
      </w:r>
      <w:r w:rsidR="003579D9">
        <w:t xml:space="preserve">that </w:t>
      </w:r>
      <w:r w:rsidR="002A0E4A">
        <w:t>have the highest wood density</w:t>
      </w:r>
      <w:r w:rsidR="003579D9">
        <w:t xml:space="preserve"> in our dataset.</w:t>
      </w:r>
      <w:r w:rsidR="00686747" w:rsidRPr="00686747">
        <w:rPr>
          <w:b/>
          <w:rPrChange w:id="61" w:author="James Lawson" w:date="2014-04-22T12:20:00Z">
            <w:rPr/>
          </w:rPrChange>
        </w:rPr>
        <w:t xml:space="preserve"> </w:t>
      </w:r>
      <w:r w:rsidR="004711BF" w:rsidRPr="004711BF">
        <w:rPr>
          <w:rPrChange w:id="62" w:author="James Lawson" w:date="2014-04-23T16:15:00Z">
            <w:rPr>
              <w:b/>
            </w:rPr>
          </w:rPrChange>
        </w:rPr>
        <w:t xml:space="preserve">Lacking the morphological adaptations required to thrive directly along the channel edge, these species may rely solely on generating mechanically strong stems to withstand flooding. </w:t>
      </w:r>
      <w:commentRangeStart w:id="63"/>
      <w:r w:rsidR="00715486">
        <w:rPr>
          <w:highlight w:val="yellow"/>
        </w:rPr>
        <w:t>High wood density species</w:t>
      </w:r>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Since</w:t>
      </w:r>
      <w:r w:rsidR="004711BF">
        <w:t xml:space="preserve"> succession </w:t>
      </w:r>
      <w:r w:rsidR="002A0E4A">
        <w:t>typically advances with elevation above the channel edge</w:t>
      </w:r>
      <w:r w:rsidR="009A1533">
        <w:t xml:space="preserve"> </w:t>
      </w:r>
      <w:r w:rsidR="009A1533">
        <w:fldChar w:fldCharType="begin" w:fldLock="1"/>
      </w:r>
      <w:r w:rsidR="004C1493">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422EA" w:rsidRPr="009422EA">
        <w:rPr>
          <w:noProof/>
        </w:rPr>
        <w:t>(Tabacchi, Correll &amp; Hauer 1998)</w:t>
      </w:r>
      <w:r w:rsidR="009A1533">
        <w:fldChar w:fldCharType="end"/>
      </w:r>
      <w:r w:rsidR="009A1533">
        <w:t>,</w:t>
      </w:r>
      <w:r w:rsidR="002A0E4A">
        <w:t xml:space="preserve"> </w:t>
      </w:r>
      <w:r w:rsidR="009A1533">
        <w:rPr>
          <w:highlight w:val="yellow"/>
        </w:rPr>
        <w:t>t</w:t>
      </w:r>
      <w:r w:rsidR="00686747" w:rsidRPr="00423B8A">
        <w:rPr>
          <w:highlight w:val="yellow"/>
          <w:rPrChange w:id="64" w:author="James Lawson" w:date="2014-04-23T16:08:00Z">
            <w:rPr/>
          </w:rPrChange>
        </w:rPr>
        <w:t>his observation agrees with previous literature showing increasing in wood density along a succes</w:t>
      </w:r>
      <w:r w:rsidR="00686747" w:rsidRPr="00423B8A">
        <w:rPr>
          <w:highlight w:val="yellow"/>
          <w:rPrChange w:id="65" w:author="James Lawson" w:date="2014-04-23T16:07:00Z">
            <w:rPr/>
          </w:rPrChange>
        </w:rPr>
        <w:t>sional gradient</w:t>
      </w:r>
      <w:r w:rsidR="00E2757B" w:rsidRPr="00423B8A">
        <w:rPr>
          <w:highlight w:val="yellow"/>
          <w:rPrChange w:id="66" w:author="James Lawson" w:date="2014-04-23T16:07:00Z">
            <w:rPr>
              <w:b/>
              <w:highlight w:val="yellow"/>
            </w:rPr>
          </w:rPrChange>
        </w:rPr>
        <w:t xml:space="preserve"> </w:t>
      </w:r>
      <w:r w:rsidR="00E2757B" w:rsidRPr="00423B8A">
        <w:rPr>
          <w:highlight w:val="yellow"/>
          <w:rPrChange w:id="67" w:author="James Lawson" w:date="2014-04-23T16:07:00Z">
            <w:rPr>
              <w:b/>
              <w:highlight w:val="yellow"/>
            </w:rPr>
          </w:rPrChange>
        </w:rPr>
        <w:fldChar w:fldCharType="begin" w:fldLock="1"/>
      </w:r>
      <w:r w:rsidR="004C1493">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23B8A">
        <w:rPr>
          <w:highlight w:val="yellow"/>
          <w:rPrChange w:id="68" w:author="James Lawson" w:date="2014-04-23T16:07:00Z">
            <w:rPr>
              <w:b/>
              <w:highlight w:val="yellow"/>
            </w:rPr>
          </w:rPrChange>
        </w:rPr>
        <w:fldChar w:fldCharType="separate"/>
      </w:r>
      <w:r w:rsidR="009422EA" w:rsidRPr="009422EA">
        <w:rPr>
          <w:noProof/>
          <w:highlight w:val="yellow"/>
        </w:rPr>
        <w:t>(Falster &amp; Westoby 2005)</w:t>
      </w:r>
      <w:r w:rsidR="00E2757B" w:rsidRPr="00423B8A">
        <w:rPr>
          <w:highlight w:val="yellow"/>
          <w:rPrChange w:id="69" w:author="James Lawson" w:date="2014-04-23T16:07:00Z">
            <w:rPr>
              <w:b/>
              <w:highlight w:val="yellow"/>
            </w:rPr>
          </w:rPrChange>
        </w:rPr>
        <w:fldChar w:fldCharType="end"/>
      </w:r>
      <w:r w:rsidRPr="00423B8A">
        <w:rPr>
          <w:highlight w:val="yellow"/>
          <w:rPrChange w:id="70" w:author="James Lawson" w:date="2014-04-23T16:07:00Z">
            <w:rPr>
              <w:b/>
              <w:highlight w:val="yellow"/>
            </w:rPr>
          </w:rPrChange>
        </w:rPr>
        <w:t>.</w:t>
      </w:r>
      <w:r w:rsidR="00715486">
        <w:rPr>
          <w:highlight w:val="yellow"/>
        </w:rPr>
        <w:t xml:space="preserve"> Further</w:t>
      </w:r>
      <w:r w:rsidR="00686747" w:rsidRPr="00423B8A">
        <w:rPr>
          <w:highlight w:val="yellow"/>
          <w:rPrChange w:id="71" w:author="James Lawson" w:date="2014-04-23T16:07:00Z">
            <w:rPr/>
          </w:rPrChange>
        </w:rPr>
        <w:t xml:space="preserve"> </w:t>
      </w:r>
      <w:r w:rsidR="00715486">
        <w:t xml:space="preserve">parallels in the existing wood density literature are also evident here: high wood density individuals were much less likely to experience major wind damage following a cyclone </w:t>
      </w:r>
      <w:r w:rsidR="00715486">
        <w:fldChar w:fldCharType="begin" w:fldLock="1"/>
      </w:r>
      <w:r w:rsidR="004C149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4C1493" w:rsidRPr="004C1493">
        <w:rPr>
          <w:noProof/>
        </w:rPr>
        <w:t xml:space="preserve">(Curran </w:t>
      </w:r>
      <w:r w:rsidR="004C1493" w:rsidRPr="004C1493">
        <w:rPr>
          <w:i/>
          <w:noProof/>
        </w:rPr>
        <w:t>et al.</w:t>
      </w:r>
      <w:r w:rsidR="004C1493" w:rsidRPr="004C1493">
        <w:rPr>
          <w:noProof/>
        </w:rPr>
        <w:t xml:space="preserve"> 2008)</w:t>
      </w:r>
      <w:r w:rsidR="00715486">
        <w:fldChar w:fldCharType="end"/>
      </w:r>
      <w:r w:rsidR="00715486">
        <w:t>.</w:t>
      </w:r>
      <w:commentRangeEnd w:id="63"/>
      <w:r w:rsidR="00715486">
        <w:rPr>
          <w:rStyle w:val="CommentReference"/>
        </w:rPr>
        <w:commentReference w:id="63"/>
      </w:r>
    </w:p>
    <w:p w14:paraId="618432AA" w14:textId="3ADCEFA3" w:rsidR="00981098" w:rsidRPr="0067461C" w:rsidDel="00715486" w:rsidRDefault="00981098">
      <w:pPr>
        <w:pStyle w:val="ListParagraph"/>
        <w:numPr>
          <w:ilvl w:val="0"/>
          <w:numId w:val="2"/>
        </w:numPr>
        <w:spacing w:line="360" w:lineRule="auto"/>
        <w:jc w:val="both"/>
        <w:rPr>
          <w:del w:id="72" w:author="James Lawson" w:date="2014-04-23T17:10:00Z"/>
        </w:rPr>
        <w:pPrChange w:id="73" w:author="James Lawson" w:date="2014-04-22T11:49:00Z">
          <w:pPr>
            <w:spacing w:line="360" w:lineRule="auto"/>
            <w:jc w:val="both"/>
          </w:pPr>
        </w:pPrChange>
      </w:pPr>
    </w:p>
    <w:p w14:paraId="18CFE7A1" w14:textId="4687B4FE"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r w:rsidR="00483144">
        <w:t xml:space="preserve"> as</w:t>
      </w:r>
      <w:r w:rsidRPr="00EA700F">
        <w:t xml:space="preserve"> the conditions associated</w:t>
      </w:r>
      <w:r w:rsidR="004C1493">
        <w:t xml:space="preserve"> </w:t>
      </w:r>
      <w:r w:rsidRPr="00EA700F">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516F4548"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r w:rsidR="001F68B4">
        <w:t xml:space="preserve">altered </w:t>
      </w:r>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4C149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9422EA" w:rsidRPr="009422E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r w:rsidR="00C11E44">
        <w:t>,</w:t>
      </w:r>
      <w:r w:rsidRPr="00EA700F">
        <w:t xml:space="preserve"> altering </w:t>
      </w:r>
      <w:commentRangeStart w:id="74"/>
      <w:r w:rsidRPr="00EA700F">
        <w:t>seasonality</w:t>
      </w:r>
      <w:commentRangeEnd w:id="74"/>
      <w:r w:rsidR="00B118A6">
        <w:rPr>
          <w:rStyle w:val="CommentReference"/>
        </w:rPr>
        <w:commentReference w:id="74"/>
      </w:r>
      <w:r w:rsidR="00C11E44">
        <w:t xml:space="preserve"> and limiting channel-floodplain connectivity</w:t>
      </w:r>
      <w:r w:rsidR="00E773FF">
        <w:t xml:space="preserve"> </w:t>
      </w:r>
      <w:r w:rsidR="00E773FF">
        <w:fldChar w:fldCharType="begin" w:fldLock="1"/>
      </w:r>
      <w:r w:rsidR="004C1493">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9422EA" w:rsidRPr="009422EA">
        <w:rPr>
          <w:noProof/>
        </w:rPr>
        <w:t>(Maheshwari, Walker &amp; McMahon 1995; Graf 2006)</w:t>
      </w:r>
      <w:r w:rsidR="00E773FF">
        <w:fldChar w:fldCharType="end"/>
      </w:r>
      <w:r w:rsidRPr="00EA700F">
        <w:t xml:space="preserve">. </w:t>
      </w:r>
      <w:r w:rsidR="00442E26">
        <w:t xml:space="preserve">In these altered conditions, terrestrial </w:t>
      </w:r>
      <w:r w:rsidR="00E773FF">
        <w:t>species</w:t>
      </w:r>
      <w:r w:rsidR="00442E26">
        <w:t xml:space="preserve"> with softer wood and faster growth rates may </w:t>
      </w:r>
      <w:r w:rsidR="000F2CFB">
        <w:t>encroach on</w:t>
      </w:r>
      <w:r w:rsidR="00442E26">
        <w:t xml:space="preserve"> what was once the province of </w:t>
      </w:r>
      <w:proofErr w:type="spellStart"/>
      <w:r w:rsidR="00EF1F9C">
        <w:t>rheophytic</w:t>
      </w:r>
      <w:proofErr w:type="spellEnd"/>
      <w:r w:rsidR="00EF1F9C">
        <w:t xml:space="preserve"> assemblages</w:t>
      </w:r>
      <w:r w:rsidR="00442E26">
        <w:t xml:space="preserve"> adapted to flooding and less predictable </w:t>
      </w:r>
      <w:r w:rsidR="00EF1F9C">
        <w:t xml:space="preserve">hydrological </w:t>
      </w:r>
      <w:r w:rsidR="00442E26">
        <w:t>condit</w:t>
      </w:r>
      <w:r w:rsidR="00144006">
        <w:t>i</w:t>
      </w:r>
      <w:r w:rsidR="00442E26">
        <w:t xml:space="preserve">ons. </w:t>
      </w:r>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2007)</w:t>
      </w:r>
      <w:r w:rsidR="00B07C90">
        <w:rPr>
          <w:lang w:val="en-US"/>
        </w:rPr>
        <w:fldChar w:fldCharType="end"/>
      </w:r>
      <w:r w:rsidRPr="00EA700F">
        <w:rPr>
          <w:lang w:val="en-US"/>
        </w:rPr>
        <w:t>, attended by a reduction in rainfall across southern and eastern regions of the continent</w:t>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9422EA" w:rsidRPr="009422EA">
        <w:rPr>
          <w:noProof/>
          <w:lang w:val="en-US"/>
        </w:rPr>
        <w:t>(Smith 2004)</w:t>
      </w:r>
      <w:r w:rsidR="00B07C90">
        <w:rPr>
          <w:lang w:val="en-US"/>
        </w:rPr>
        <w:fldChar w:fldCharType="end"/>
      </w:r>
      <w:r w:rsidRPr="00EA700F">
        <w:rPr>
          <w:lang w:val="en-US"/>
        </w:rPr>
        <w:t>, and an increase in intensity</w:t>
      </w:r>
      <w:r w:rsidR="00C11E44">
        <w:rPr>
          <w:lang w:val="en-US"/>
        </w:rPr>
        <w:t xml:space="preserve"> and frequency</w:t>
      </w:r>
      <w:r w:rsidRPr="00EA700F">
        <w:rPr>
          <w:lang w:val="en-US"/>
        </w:rPr>
        <w:t xml:space="preserve"> of </w:t>
      </w:r>
      <w:commentRangeStart w:id="75"/>
      <w:r w:rsidRPr="00EA700F">
        <w:rPr>
          <w:lang w:val="en-US"/>
        </w:rPr>
        <w:t>droughts</w:t>
      </w:r>
      <w:commentRangeEnd w:id="75"/>
      <w:r w:rsidR="00B118A6">
        <w:rPr>
          <w:rStyle w:val="CommentReference"/>
        </w:rPr>
        <w:commentReference w:id="75"/>
      </w:r>
      <w:r w:rsidR="00B07C90">
        <w:rPr>
          <w:lang w:val="en-US"/>
        </w:rPr>
        <w:t xml:space="preserve"> </w:t>
      </w:r>
      <w:r w:rsidR="00B07C90">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B07C90">
        <w:rPr>
          <w:lang w:val="en-US"/>
        </w:rPr>
        <w:fldChar w:fldCharType="end"/>
      </w:r>
      <w:r w:rsidRPr="00EA700F">
        <w:rPr>
          <w:lang w:val="en-US"/>
        </w:rPr>
        <w:t xml:space="preserve">.  </w:t>
      </w:r>
      <w:r w:rsidR="00C11E44">
        <w:rPr>
          <w:lang w:val="en-US"/>
        </w:rPr>
        <w:t xml:space="preserve">Extreme </w:t>
      </w:r>
      <w:r w:rsidR="009447FC">
        <w:rPr>
          <w:lang w:val="en-US"/>
        </w:rPr>
        <w:t>rainfall</w:t>
      </w:r>
      <w:r w:rsidR="00C11E44">
        <w:rPr>
          <w:lang w:val="en-US"/>
        </w:rPr>
        <w:t xml:space="preserve"> events are predicted to become more </w:t>
      </w:r>
      <w:r w:rsidR="004C1493">
        <w:rPr>
          <w:lang w:val="en-US"/>
        </w:rPr>
        <w:t>prevalent, even i</w:t>
      </w:r>
      <w:r w:rsidR="00C11E44">
        <w:rPr>
          <w:lang w:val="en-US"/>
        </w:rPr>
        <w:t xml:space="preserve">n areas </w:t>
      </w:r>
      <w:r w:rsidR="009447FC">
        <w:rPr>
          <w:lang w:val="en-US"/>
        </w:rPr>
        <w:t xml:space="preserve">where the trend is towards mean reductions in </w:t>
      </w:r>
      <w:r w:rsidR="009447FC">
        <w:rPr>
          <w:lang w:val="en-US"/>
        </w:rPr>
        <w:lastRenderedPageBreak/>
        <w:t xml:space="preserve">annual or seasonal rainfall </w:t>
      </w:r>
      <w:r w:rsidR="009447FC" w:rsidRPr="00B3552B">
        <w:rPr>
          <w:lang w:val="en-US"/>
        </w:rPr>
        <w:fldChar w:fldCharType="begin" w:fldLock="1"/>
      </w:r>
      <w:r w:rsidR="004C1493">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4C1493">
        <w:rPr>
          <w:lang w:val="en-US"/>
        </w:rPr>
        <w:fldChar w:fldCharType="separate"/>
      </w:r>
      <w:r w:rsidR="004C1493" w:rsidRPr="004C1493">
        <w:rPr>
          <w:noProof/>
          <w:lang w:val="en-US"/>
        </w:rPr>
        <w:t xml:space="preserve">(Chiew </w:t>
      </w:r>
      <w:r w:rsidR="004C1493" w:rsidRPr="004C1493">
        <w:rPr>
          <w:i/>
          <w:noProof/>
          <w:lang w:val="en-US"/>
        </w:rPr>
        <w:t>et al.</w:t>
      </w:r>
      <w:r w:rsidR="004C1493" w:rsidRPr="004C1493">
        <w:rPr>
          <w:noProof/>
          <w:lang w:val="en-US"/>
        </w:rPr>
        <w:t xml:space="preserve"> 2009)</w:t>
      </w:r>
      <w:r w:rsidR="009447FC" w:rsidRPr="00B3552B">
        <w:rPr>
          <w:lang w:val="en-US"/>
        </w:rPr>
        <w:fldChar w:fldCharType="end"/>
      </w:r>
      <w:r w:rsidR="009447FC" w:rsidRPr="00B3552B">
        <w:rPr>
          <w:lang w:val="en-US"/>
        </w:rPr>
        <w:t>.</w:t>
      </w:r>
      <w:r w:rsidR="009447FC" w:rsidRPr="004C1493">
        <w:rPr>
          <w:b/>
          <w:lang w:val="en-US"/>
        </w:rPr>
        <w:t xml:space="preserve"> </w:t>
      </w:r>
      <w:r w:rsidR="00096684" w:rsidRPr="004C1493">
        <w:rPr>
          <w:lang w:val="en-US"/>
        </w:rPr>
        <w:t>R</w:t>
      </w:r>
      <w:r w:rsidR="00C3096E" w:rsidRPr="004C1493">
        <w:rPr>
          <w:lang w:val="en-US"/>
        </w:rPr>
        <w:t>iver discharge</w:t>
      </w:r>
      <w:r w:rsidR="00096684" w:rsidRPr="004C1493">
        <w:rPr>
          <w:lang w:val="en-US"/>
        </w:rPr>
        <w:t xml:space="preserve"> in Australia</w:t>
      </w:r>
      <w:r w:rsidR="00C3096E" w:rsidRPr="004C1493">
        <w:rPr>
          <w:lang w:val="en-US"/>
        </w:rPr>
        <w:t xml:space="preserve"> is known to be particularly sensitive to the El Nino-Southern Oscillation (ENSO)  phenomenon that is an integral driver of the continent’s </w:t>
      </w:r>
      <w:r w:rsidR="00096684" w:rsidRPr="004C1493">
        <w:rPr>
          <w:lang w:val="en-US"/>
        </w:rPr>
        <w:t>climate patterns</w:t>
      </w:r>
      <w:r w:rsidR="004C1493">
        <w:rPr>
          <w:lang w:val="en-US"/>
        </w:rPr>
        <w:t xml:space="preserve"> </w:t>
      </w:r>
      <w:r w:rsidR="004C1493">
        <w:rPr>
          <w:lang w:val="en-US"/>
        </w:rPr>
        <w:fldChar w:fldCharType="begin" w:fldLock="1"/>
      </w:r>
      <w:r w:rsidR="004C1493">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"previouslyFormattedCitation" : "(Nicholls 1989; Ward &lt;i&gt;et al.&lt;/i&gt; 2010)" }, "properties" : { "noteIndex" : 0 }, "schema" : "https://github.com/citation-style-language/schema/raw/master/csl-citation.json" }</w:instrText>
      </w:r>
      <w:r w:rsidR="004C1493">
        <w:rPr>
          <w:lang w:val="en-US"/>
        </w:rPr>
        <w:fldChar w:fldCharType="separate"/>
      </w:r>
      <w:r w:rsidR="004C1493" w:rsidRPr="004C1493">
        <w:rPr>
          <w:noProof/>
          <w:lang w:val="en-US"/>
        </w:rPr>
        <w:t xml:space="preserve">(Nicholls 1989; Ward </w:t>
      </w:r>
      <w:r w:rsidR="004C1493" w:rsidRPr="004C1493">
        <w:rPr>
          <w:i/>
          <w:noProof/>
          <w:lang w:val="en-US"/>
        </w:rPr>
        <w:t>et al.</w:t>
      </w:r>
      <w:r w:rsidR="004C1493" w:rsidRPr="004C1493">
        <w:rPr>
          <w:noProof/>
          <w:lang w:val="en-US"/>
        </w:rPr>
        <w:t xml:space="preserve"> 2010)</w:t>
      </w:r>
      <w:r w:rsidR="004C1493">
        <w:rPr>
          <w:lang w:val="en-US"/>
        </w:rPr>
        <w:fldChar w:fldCharType="end"/>
      </w:r>
      <w:r w:rsidR="00096684" w:rsidRPr="004C1493">
        <w:rPr>
          <w:lang w:val="en-US"/>
        </w:rPr>
        <w:t xml:space="preserve">. Projected increases in climatic variability </w:t>
      </w:r>
      <w:r w:rsidR="00096684" w:rsidRPr="004C1493">
        <w:rPr>
          <w:lang w:val="en-US"/>
        </w:rPr>
        <w:fldChar w:fldCharType="begin" w:fldLock="1"/>
      </w:r>
      <w:r w:rsidR="004C149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096684" w:rsidRPr="004C1493">
        <w:rPr>
          <w:lang w:val="en-US"/>
        </w:rPr>
        <w:fldChar w:fldCharType="separate"/>
      </w:r>
      <w:r w:rsidR="004C1493" w:rsidRPr="004C1493">
        <w:rPr>
          <w:noProof/>
          <w:lang w:val="en-US"/>
        </w:rPr>
        <w:t xml:space="preserve">(Hennessy </w:t>
      </w:r>
      <w:r w:rsidR="004C1493" w:rsidRPr="004C1493">
        <w:rPr>
          <w:i/>
          <w:noProof/>
          <w:lang w:val="en-US"/>
        </w:rPr>
        <w:t>et al.</w:t>
      </w:r>
      <w:r w:rsidR="004C1493" w:rsidRPr="004C1493">
        <w:rPr>
          <w:noProof/>
          <w:lang w:val="en-US"/>
        </w:rPr>
        <w:t xml:space="preserve"> 2008)</w:t>
      </w:r>
      <w:r w:rsidR="00096684" w:rsidRPr="004C1493">
        <w:rPr>
          <w:lang w:val="en-US"/>
        </w:rPr>
        <w:fldChar w:fldCharType="end"/>
      </w:r>
      <w:r w:rsidR="00096684" w:rsidRPr="004C1493">
        <w:rPr>
          <w:lang w:val="en-US"/>
        </w:rPr>
        <w:t xml:space="preserve"> may therefore overlay the already strong natural variability induced by ENSO to produce significant alterations to </w:t>
      </w:r>
      <w:proofErr w:type="spellStart"/>
      <w:r w:rsidR="00096684" w:rsidRPr="004C1493">
        <w:rPr>
          <w:lang w:val="en-US"/>
        </w:rPr>
        <w:t>streamflow</w:t>
      </w:r>
      <w:proofErr w:type="spellEnd"/>
      <w:r w:rsidR="00096684" w:rsidRPr="004C1493">
        <w:rPr>
          <w:lang w:val="en-US"/>
        </w:rPr>
        <w:t>.</w:t>
      </w:r>
      <w:r w:rsidR="00BA7840">
        <w:rPr>
          <w:lang w:val="en-US"/>
        </w:rPr>
        <w:t xml:space="preserve"> </w:t>
      </w:r>
      <w:r w:rsidR="00DB3F5D">
        <w:rPr>
          <w:lang w:val="en-US"/>
        </w:rPr>
        <w:t xml:space="preserve">Under such conditions, </w:t>
      </w:r>
      <w:r w:rsidR="00C73D47">
        <w:rPr>
          <w:lang w:val="en-US"/>
        </w:rPr>
        <w:t>near-channel abundance</w:t>
      </w:r>
      <w:r w:rsidR="00DB3F5D">
        <w:rPr>
          <w:lang w:val="en-US"/>
        </w:rPr>
        <w:t xml:space="preserve"> of the more opportunistic, facultative riparian species may decline in </w:t>
      </w:r>
      <w:proofErr w:type="spellStart"/>
      <w:r w:rsidR="00DB3F5D">
        <w:rPr>
          <w:lang w:val="en-US"/>
        </w:rPr>
        <w:t>favour</w:t>
      </w:r>
      <w:proofErr w:type="spellEnd"/>
      <w:r w:rsidR="00DB3F5D">
        <w:rPr>
          <w:lang w:val="en-US"/>
        </w:rPr>
        <w:t xml:space="preserve"> of </w:t>
      </w:r>
      <w:proofErr w:type="spellStart"/>
      <w:r w:rsidR="00B3552B">
        <w:rPr>
          <w:lang w:val="en-US"/>
        </w:rPr>
        <w:t>rheophytic</w:t>
      </w:r>
      <w:proofErr w:type="spellEnd"/>
      <w:r w:rsidR="00DB3F5D">
        <w:rPr>
          <w:lang w:val="en-US"/>
        </w:rPr>
        <w:t xml:space="preserve"> species whose ecological strategies are optimized to harsh hydrological conditions.</w:t>
      </w:r>
      <w:r w:rsidRPr="00EA700F">
        <w:t xml:space="preserve"> </w:t>
      </w:r>
      <w:r w:rsidR="00C27C76">
        <w:t xml:space="preserve"> </w:t>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4C149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9422EA" w:rsidRPr="009422E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r w:rsidR="00DC2070">
        <w:t xml:space="preserve">likely </w:t>
      </w:r>
      <w:r w:rsidRPr="00EA700F">
        <w:t xml:space="preserve">changing ecology of riparian plant communities.  </w:t>
      </w:r>
    </w:p>
    <w:p w14:paraId="39552D30" w14:textId="74ADA1F8" w:rsidR="00B634E6" w:rsidRDefault="00B634E6" w:rsidP="00A22B81">
      <w:pPr>
        <w:spacing w:line="360" w:lineRule="auto"/>
        <w:jc w:val="both"/>
        <w:rPr>
          <w:ins w:id="77" w:author="Dr Kirstie Fryirs" w:date="2014-04-03T08:24:00Z"/>
        </w:rPr>
      </w:pPr>
      <w:r w:rsidRPr="00EA700F">
        <w:t>Our study emphasises the importance of hydrological conditions</w:t>
      </w:r>
      <w:r w:rsidR="00DC2070">
        <w:t>,</w:t>
      </w:r>
      <w:r w:rsidRPr="00EA700F">
        <w:t xml:space="preserve"> particularly disturbance and environmental unpredictability, as determinants of ecological strategy in riparian </w:t>
      </w:r>
      <w:r w:rsidR="007B76D5" w:rsidRPr="00EA700F">
        <w:t>plant</w:t>
      </w:r>
      <w:r w:rsidR="007B76D5">
        <w:t xml:space="preserve"> communities</w:t>
      </w:r>
      <w:r w:rsidRPr="00EA700F">
        <w:t xml:space="preserve">. This is likely to </w:t>
      </w:r>
      <w:r w:rsidR="00DC2070">
        <w:t>have</w:t>
      </w:r>
      <w:r w:rsidR="00DC2070" w:rsidRPr="00EA700F">
        <w:t xml:space="preserve"> </w:t>
      </w:r>
      <w:r w:rsidRPr="00EA700F">
        <w:t>important ecological consequences for riparian plant communities</w:t>
      </w:r>
      <w:r w:rsidR="001C1040">
        <w:t xml:space="preserve"> in an Australian context</w:t>
      </w:r>
      <w:r w:rsidR="004247CF">
        <w:t xml:space="preserve">, </w:t>
      </w:r>
      <w:r w:rsidR="001C1040">
        <w:t xml:space="preserve">as well as </w:t>
      </w:r>
      <w:r w:rsidR="004247CF">
        <w:t xml:space="preserve">in </w:t>
      </w:r>
      <w:r w:rsidR="001C1040">
        <w:t xml:space="preserve">other </w:t>
      </w:r>
      <w:r w:rsidR="004247CF">
        <w:t>regions</w:t>
      </w:r>
      <w:r w:rsidRPr="00EA700F">
        <w:t xml:space="preserve"> where increasing climatic variability and frequency of extreme events are hallmarks of climate change </w:t>
      </w:r>
      <w:commentRangeStart w:id="78"/>
      <w:r w:rsidRPr="00EA700F">
        <w:t>predictions</w:t>
      </w:r>
      <w:commentRangeEnd w:id="78"/>
      <w:r w:rsidR="00DC2070">
        <w:rPr>
          <w:rStyle w:val="CommentReference"/>
        </w:rPr>
        <w:commentReference w:id="78"/>
      </w:r>
      <w:r w:rsidR="00DC2070">
        <w:t xml:space="preserve">. </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79"/>
      <w:r w:rsidRPr="00EF3710">
        <w:rPr>
          <w:b/>
          <w:sz w:val="20"/>
          <w:szCs w:val="20"/>
        </w:rPr>
        <w:t>References</w:t>
      </w:r>
      <w:commentRangeEnd w:id="79"/>
      <w:r w:rsidR="00DC2070">
        <w:rPr>
          <w:rStyle w:val="CommentReference"/>
        </w:rPr>
        <w:commentReference w:id="79"/>
      </w:r>
    </w:p>
    <w:p w14:paraId="73174F92" w14:textId="2C69575C" w:rsidR="004C1493" w:rsidRPr="004C1493" w:rsidRDefault="007137EA">
      <w:pPr>
        <w:pStyle w:val="NormalWeb"/>
        <w:ind w:left="480" w:hanging="480"/>
        <w:divId w:val="876046315"/>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4C1493" w:rsidRPr="004C1493">
        <w:rPr>
          <w:rFonts w:ascii="Calibri" w:hAnsi="Calibri"/>
          <w:noProof/>
          <w:sz w:val="20"/>
        </w:rPr>
        <w:t xml:space="preserve">Adler, P.B., Salguero-Gómez, R., Compagnoni, A., Hsu, J.S., Ray-Mukherjee, J., Mbeau-Ache, C. &amp; Franco, M. (2014) Functional traits explain variation in plant life history strategies. </w:t>
      </w:r>
      <w:r w:rsidR="004C1493" w:rsidRPr="004C1493">
        <w:rPr>
          <w:rFonts w:ascii="Calibri" w:hAnsi="Calibri"/>
          <w:i/>
          <w:iCs/>
          <w:noProof/>
          <w:sz w:val="20"/>
        </w:rPr>
        <w:t>Proceedings of the National Academy of Sciences of the United States of America</w:t>
      </w:r>
      <w:r w:rsidR="004C1493" w:rsidRPr="004C1493">
        <w:rPr>
          <w:rFonts w:ascii="Calibri" w:hAnsi="Calibri"/>
          <w:noProof/>
          <w:sz w:val="20"/>
        </w:rPr>
        <w:t xml:space="preserve">, </w:t>
      </w:r>
      <w:r w:rsidR="004C1493" w:rsidRPr="004C1493">
        <w:rPr>
          <w:rFonts w:ascii="Calibri" w:hAnsi="Calibri"/>
          <w:b/>
          <w:bCs/>
          <w:noProof/>
          <w:sz w:val="20"/>
        </w:rPr>
        <w:t>111</w:t>
      </w:r>
      <w:r w:rsidR="004C1493" w:rsidRPr="004C1493">
        <w:rPr>
          <w:rFonts w:ascii="Calibri" w:hAnsi="Calibri"/>
          <w:noProof/>
          <w:sz w:val="20"/>
        </w:rPr>
        <w:t>, 740–5.</w:t>
      </w:r>
    </w:p>
    <w:p w14:paraId="60548C5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Arthington, A., Mackay, S., James, C., Rolls, R., Sternberg, D., A, B. &amp; SJ, C. (2012) Ecological limits of hydrologic alteration: a test of the ELOHA framework in south-east Queensland.</w:t>
      </w:r>
    </w:p>
    <w:p w14:paraId="269A0DE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Augspurger, C.K. &amp; Kelly, C.K. (1984) Pathogen mortality of tropical tree seedlings: experimental studies of the effects of dispersal distance, seedling density, and light conditions.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61</w:t>
      </w:r>
      <w:r w:rsidRPr="004C1493">
        <w:rPr>
          <w:rFonts w:ascii="Calibri" w:hAnsi="Calibri"/>
          <w:noProof/>
          <w:sz w:val="20"/>
        </w:rPr>
        <w:t>, 211–217.</w:t>
      </w:r>
    </w:p>
    <w:p w14:paraId="7F1508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Australian State of the Environment Committee. (2011) Australian State of the Environment Report - Inland Waters.</w:t>
      </w:r>
    </w:p>
    <w:p w14:paraId="64FE7F4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Brierley, G.J. &amp; Fryirs, K.A. (2005) </w:t>
      </w:r>
      <w:r w:rsidRPr="004C1493">
        <w:rPr>
          <w:rFonts w:ascii="Calibri" w:hAnsi="Calibri"/>
          <w:i/>
          <w:iCs/>
          <w:noProof/>
          <w:sz w:val="20"/>
        </w:rPr>
        <w:t>Geomorphology and River Management: Applications of the River Styles Framework</w:t>
      </w:r>
      <w:r w:rsidRPr="004C1493">
        <w:rPr>
          <w:rFonts w:ascii="Calibri" w:hAnsi="Calibri"/>
          <w:noProof/>
          <w:sz w:val="20"/>
        </w:rPr>
        <w:t>. John Wiley &amp; Sons.</w:t>
      </w:r>
    </w:p>
    <w:p w14:paraId="1266920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Catford, J. a., Naiman, R.J., Chambers, L.E., Roberts, J., Douglas, M. &amp; Davies, P. (2012) Predicting Novel Riparian Ecosystems in a Changing Climate. </w:t>
      </w:r>
      <w:r w:rsidRPr="004C1493">
        <w:rPr>
          <w:rFonts w:ascii="Calibri" w:hAnsi="Calibri"/>
          <w:i/>
          <w:iCs/>
          <w:noProof/>
          <w:sz w:val="20"/>
        </w:rPr>
        <w:t>Ecosystems</w:t>
      </w:r>
      <w:r w:rsidRPr="004C1493">
        <w:rPr>
          <w:rFonts w:ascii="Calibri" w:hAnsi="Calibri"/>
          <w:noProof/>
          <w:sz w:val="20"/>
        </w:rPr>
        <w:t xml:space="preserve">, </w:t>
      </w:r>
      <w:r w:rsidRPr="004C1493">
        <w:rPr>
          <w:rFonts w:ascii="Calibri" w:hAnsi="Calibri"/>
          <w:b/>
          <w:bCs/>
          <w:noProof/>
          <w:sz w:val="20"/>
        </w:rPr>
        <w:t>June</w:t>
      </w:r>
      <w:r w:rsidRPr="004C1493">
        <w:rPr>
          <w:rFonts w:ascii="Calibri" w:hAnsi="Calibri"/>
          <w:noProof/>
          <w:sz w:val="20"/>
        </w:rPr>
        <w:t>, 1–19.</w:t>
      </w:r>
    </w:p>
    <w:p w14:paraId="03FDD7D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Chave, J., Coomes, D., Jansen, S., Lewis, S.L., Swenson, N.G. &amp; Amy, E. (2009) Towards a worldwide wood economics spectrum. </w:t>
      </w:r>
      <w:r w:rsidRPr="004C1493">
        <w:rPr>
          <w:rFonts w:ascii="Calibri" w:hAnsi="Calibri"/>
          <w:i/>
          <w:iCs/>
          <w:noProof/>
          <w:sz w:val="20"/>
        </w:rPr>
        <w:t>Ecology Letters</w:t>
      </w:r>
      <w:r w:rsidRPr="004C1493">
        <w:rPr>
          <w:rFonts w:ascii="Calibri" w:hAnsi="Calibri"/>
          <w:noProof/>
          <w:sz w:val="20"/>
        </w:rPr>
        <w:t xml:space="preserve">, </w:t>
      </w:r>
      <w:r w:rsidRPr="004C1493">
        <w:rPr>
          <w:rFonts w:ascii="Calibri" w:hAnsi="Calibri"/>
          <w:b/>
          <w:bCs/>
          <w:noProof/>
          <w:sz w:val="20"/>
        </w:rPr>
        <w:t>12</w:t>
      </w:r>
      <w:r w:rsidRPr="004C1493">
        <w:rPr>
          <w:rFonts w:ascii="Calibri" w:hAnsi="Calibri"/>
          <w:noProof/>
          <w:sz w:val="20"/>
        </w:rPr>
        <w:t>, 351–366.</w:t>
      </w:r>
    </w:p>
    <w:p w14:paraId="3C4E01C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4C1493">
        <w:rPr>
          <w:rFonts w:ascii="Calibri" w:hAnsi="Calibri"/>
          <w:i/>
          <w:iCs/>
          <w:noProof/>
          <w:sz w:val="20"/>
        </w:rPr>
        <w:t>Water Resources Research</w:t>
      </w:r>
      <w:r w:rsidRPr="004C1493">
        <w:rPr>
          <w:rFonts w:ascii="Calibri" w:hAnsi="Calibri"/>
          <w:noProof/>
          <w:sz w:val="20"/>
        </w:rPr>
        <w:t xml:space="preserve">, </w:t>
      </w:r>
      <w:r w:rsidRPr="004C1493">
        <w:rPr>
          <w:rFonts w:ascii="Calibri" w:hAnsi="Calibri"/>
          <w:b/>
          <w:bCs/>
          <w:noProof/>
          <w:sz w:val="20"/>
        </w:rPr>
        <w:t>45</w:t>
      </w:r>
      <w:r w:rsidRPr="004C1493">
        <w:rPr>
          <w:rFonts w:ascii="Calibri" w:hAnsi="Calibri"/>
          <w:noProof/>
          <w:sz w:val="20"/>
        </w:rPr>
        <w:t>, 1–17.</w:t>
      </w:r>
    </w:p>
    <w:p w14:paraId="17A75C1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Coley, P. (1983) Herbivory and defensive characteristics of tree species in a lowland tropical forest. </w:t>
      </w:r>
      <w:r w:rsidRPr="004C1493">
        <w:rPr>
          <w:rFonts w:ascii="Calibri" w:hAnsi="Calibri"/>
          <w:i/>
          <w:iCs/>
          <w:noProof/>
          <w:sz w:val="20"/>
        </w:rPr>
        <w:t>Ecological monographs</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w:t>
      </w:r>
    </w:p>
    <w:p w14:paraId="0A843FD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4C1493">
        <w:rPr>
          <w:rFonts w:ascii="Calibri" w:hAnsi="Calibri"/>
          <w:i/>
          <w:iCs/>
          <w:noProof/>
          <w:sz w:val="20"/>
        </w:rPr>
        <w:t>Earth Surface Processes and Landforms</w:t>
      </w:r>
      <w:r w:rsidRPr="004C1493">
        <w:rPr>
          <w:rFonts w:ascii="Calibri" w:hAnsi="Calibri"/>
          <w:noProof/>
          <w:sz w:val="20"/>
        </w:rPr>
        <w:t xml:space="preserve">, </w:t>
      </w:r>
      <w:r w:rsidRPr="004C1493">
        <w:rPr>
          <w:rFonts w:ascii="Calibri" w:hAnsi="Calibri"/>
          <w:b/>
          <w:bCs/>
          <w:noProof/>
          <w:sz w:val="20"/>
        </w:rPr>
        <w:t>1810</w:t>
      </w:r>
      <w:r w:rsidRPr="004C1493">
        <w:rPr>
          <w:rFonts w:ascii="Calibri" w:hAnsi="Calibri"/>
          <w:noProof/>
          <w:sz w:val="20"/>
        </w:rPr>
        <w:t>, 1790–1810.</w:t>
      </w:r>
    </w:p>
    <w:p w14:paraId="0E92B78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51</w:t>
      </w:r>
      <w:r w:rsidRPr="004C1493">
        <w:rPr>
          <w:rFonts w:ascii="Calibri" w:hAnsi="Calibri"/>
          <w:noProof/>
          <w:sz w:val="20"/>
        </w:rPr>
        <w:t>, 335–380.</w:t>
      </w:r>
    </w:p>
    <w:p w14:paraId="2D97C9B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4C1493">
        <w:rPr>
          <w:rFonts w:ascii="Calibri" w:hAnsi="Calibri"/>
          <w:i/>
          <w:iCs/>
          <w:noProof/>
          <w:sz w:val="20"/>
        </w:rPr>
        <w:t>Austral Ecology</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442–450.</w:t>
      </w:r>
    </w:p>
    <w:p w14:paraId="3322BEE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D.S. (2006) Sapling strength and safety: the importance of wood density in tropical forests.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171</w:t>
      </w:r>
      <w:r w:rsidRPr="004C1493">
        <w:rPr>
          <w:rFonts w:ascii="Calibri" w:hAnsi="Calibri"/>
          <w:noProof/>
          <w:sz w:val="20"/>
        </w:rPr>
        <w:t>, 237–9.</w:t>
      </w:r>
    </w:p>
    <w:p w14:paraId="5703B2E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Falster, D. &amp; Westoby, M. (2005) Alternative height strategies among 45 dicot rain forest species from tropical Queensland, Australia.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93</w:t>
      </w:r>
      <w:r w:rsidRPr="004C1493">
        <w:rPr>
          <w:rFonts w:ascii="Calibri" w:hAnsi="Calibri"/>
          <w:noProof/>
          <w:sz w:val="20"/>
        </w:rPr>
        <w:t>, 521–535.</w:t>
      </w:r>
    </w:p>
    <w:p w14:paraId="43F3778D"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Finlayson, B.L. &amp; McMahon, T.A. (1988) Australia vs. the world: a comparative analysis of streamflow characteristics. </w:t>
      </w:r>
      <w:r w:rsidRPr="004C1493">
        <w:rPr>
          <w:rFonts w:ascii="Calibri" w:hAnsi="Calibri"/>
          <w:i/>
          <w:iCs/>
          <w:noProof/>
          <w:sz w:val="20"/>
        </w:rPr>
        <w:t>Fluvial Geomorphology of Australia</w:t>
      </w:r>
      <w:r w:rsidRPr="004C1493">
        <w:rPr>
          <w:rFonts w:ascii="Calibri" w:hAnsi="Calibri"/>
          <w:noProof/>
          <w:sz w:val="20"/>
        </w:rPr>
        <w:t>, 17–40.</w:t>
      </w:r>
    </w:p>
    <w:p w14:paraId="6E3E2D1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Graf, W. (2006) Downstream hydrologic and geomorphic effects of large dams on American rivers. </w:t>
      </w:r>
      <w:r w:rsidRPr="004C1493">
        <w:rPr>
          <w:rFonts w:ascii="Calibri" w:hAnsi="Calibri"/>
          <w:i/>
          <w:iCs/>
          <w:noProof/>
          <w:sz w:val="20"/>
        </w:rPr>
        <w:t>Geomorphology</w:t>
      </w:r>
      <w:r w:rsidRPr="004C1493">
        <w:rPr>
          <w:rFonts w:ascii="Calibri" w:hAnsi="Calibri"/>
          <w:noProof/>
          <w:sz w:val="20"/>
        </w:rPr>
        <w:t xml:space="preserve">, </w:t>
      </w:r>
      <w:r w:rsidRPr="004C1493">
        <w:rPr>
          <w:rFonts w:ascii="Calibri" w:hAnsi="Calibri"/>
          <w:b/>
          <w:bCs/>
          <w:noProof/>
          <w:sz w:val="20"/>
        </w:rPr>
        <w:t>79</w:t>
      </w:r>
      <w:r w:rsidRPr="004C1493">
        <w:rPr>
          <w:rFonts w:ascii="Calibri" w:hAnsi="Calibri"/>
          <w:noProof/>
          <w:sz w:val="20"/>
        </w:rPr>
        <w:t>, 336–360.</w:t>
      </w:r>
    </w:p>
    <w:p w14:paraId="6253E50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Gutschick, V.P. &amp; BassiriRad, H. (2003) Extreme events as shaping physiology, ecology, and evolution of plants: toward a unified definition and evaluation of their consequences.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160</w:t>
      </w:r>
      <w:r w:rsidRPr="004C1493">
        <w:rPr>
          <w:rFonts w:ascii="Calibri" w:hAnsi="Calibri"/>
          <w:noProof/>
          <w:sz w:val="20"/>
        </w:rPr>
        <w:t>, 21–42.</w:t>
      </w:r>
    </w:p>
    <w:p w14:paraId="47852CB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Hacke, U.G., Sperry, J.S., Pockman, W.T., Davis, S.D. &amp; McCulloh, K. a. (2001) Trends in wood density and structure are linked to prevention of xylem implosion by negative pressure. </w:t>
      </w:r>
      <w:r w:rsidRPr="004C1493">
        <w:rPr>
          <w:rFonts w:ascii="Calibri" w:hAnsi="Calibri"/>
          <w:i/>
          <w:iCs/>
          <w:noProof/>
          <w:sz w:val="20"/>
        </w:rPr>
        <w:t>Oecologia</w:t>
      </w:r>
      <w:r w:rsidRPr="004C1493">
        <w:rPr>
          <w:rFonts w:ascii="Calibri" w:hAnsi="Calibri"/>
          <w:noProof/>
          <w:sz w:val="20"/>
        </w:rPr>
        <w:t xml:space="preserve">, </w:t>
      </w:r>
      <w:r w:rsidRPr="004C1493">
        <w:rPr>
          <w:rFonts w:ascii="Calibri" w:hAnsi="Calibri"/>
          <w:b/>
          <w:bCs/>
          <w:noProof/>
          <w:sz w:val="20"/>
        </w:rPr>
        <w:t>126</w:t>
      </w:r>
      <w:r w:rsidRPr="004C1493">
        <w:rPr>
          <w:rFonts w:ascii="Calibri" w:hAnsi="Calibri"/>
          <w:noProof/>
          <w:sz w:val="20"/>
        </w:rPr>
        <w:t>, 457–461.</w:t>
      </w:r>
    </w:p>
    <w:p w14:paraId="5B10F1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Healy, M., Raine, A., Parsons, L. &amp; Cook, N. (2012) </w:t>
      </w:r>
      <w:r w:rsidRPr="004C1493">
        <w:rPr>
          <w:rFonts w:ascii="Calibri" w:hAnsi="Calibri"/>
          <w:i/>
          <w:iCs/>
          <w:noProof/>
          <w:sz w:val="20"/>
        </w:rPr>
        <w:t>River Condition Index in New South Wales: Method Development and Application</w:t>
      </w:r>
      <w:r w:rsidRPr="004C1493">
        <w:rPr>
          <w:rFonts w:ascii="Calibri" w:hAnsi="Calibri"/>
          <w:noProof/>
          <w:sz w:val="20"/>
        </w:rPr>
        <w:t>. Sydney.</w:t>
      </w:r>
    </w:p>
    <w:p w14:paraId="3406C14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Fawcett, R., Kirono, D., Mpelasoka, M., Jones, D., Bathols, J., Whetton, P., Stafford Smith, M., Howden, M., Mitchell, C. &amp; Plummer, N. (2008) </w:t>
      </w:r>
      <w:r w:rsidRPr="004C1493">
        <w:rPr>
          <w:rFonts w:ascii="Calibri" w:hAnsi="Calibri"/>
          <w:i/>
          <w:iCs/>
          <w:noProof/>
          <w:sz w:val="20"/>
        </w:rPr>
        <w:t>An Assessment of the Impact of Climate Change on the Nature and Frequency of Exceptional Climatic Events</w:t>
      </w:r>
      <w:r w:rsidRPr="004C1493">
        <w:rPr>
          <w:rFonts w:ascii="Calibri" w:hAnsi="Calibri"/>
          <w:noProof/>
          <w:sz w:val="20"/>
        </w:rPr>
        <w:t>. Department of Agriculture, Fisheries and Forestry, 2008.</w:t>
      </w:r>
    </w:p>
    <w:p w14:paraId="023105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Hennessy, K., Fitzharris, B., Bates, B.C., Harvey, N., SM, H., L, H., J, S. &amp; Warrick, R. (2007) </w:t>
      </w:r>
      <w:r w:rsidRPr="004C1493">
        <w:rPr>
          <w:rFonts w:ascii="Calibri" w:hAnsi="Calibri"/>
          <w:i/>
          <w:iCs/>
          <w:noProof/>
          <w:sz w:val="20"/>
        </w:rPr>
        <w:t>Climate Change 2007: Impacts, Adaptation and Vulnerability. Contribution of Working Group II to the Fourth Assessment Report of the Intergovernmental Panel on Climate Change</w:t>
      </w:r>
      <w:r w:rsidRPr="004C1493">
        <w:rPr>
          <w:rFonts w:ascii="Calibri" w:hAnsi="Calibri"/>
          <w:noProof/>
          <w:sz w:val="20"/>
        </w:rPr>
        <w:t xml:space="preserve"> (eds M. Parry, O. Canziani, J. Palutikof, P. van der Linden, and C. Hanson). Cambridge University Press, Cambridge.</w:t>
      </w:r>
    </w:p>
    <w:p w14:paraId="2DAAEC0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95</w:t>
      </w:r>
      <w:r w:rsidRPr="004C1493">
        <w:rPr>
          <w:rFonts w:ascii="Calibri" w:hAnsi="Calibri"/>
          <w:noProof/>
          <w:sz w:val="20"/>
        </w:rPr>
        <w:t>, 171–183.</w:t>
      </w:r>
    </w:p>
    <w:p w14:paraId="112D03C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Jacobsen, A. &amp; Ewers, F. (2005) Do xylem fibers affect vessel cavitation resistance? </w:t>
      </w:r>
      <w:r w:rsidRPr="004C1493">
        <w:rPr>
          <w:rFonts w:ascii="Calibri" w:hAnsi="Calibri"/>
          <w:i/>
          <w:iCs/>
          <w:noProof/>
          <w:sz w:val="20"/>
        </w:rPr>
        <w:t>Plant Physiology</w:t>
      </w:r>
      <w:r w:rsidRPr="004C1493">
        <w:rPr>
          <w:rFonts w:ascii="Calibri" w:hAnsi="Calibri"/>
          <w:noProof/>
          <w:sz w:val="20"/>
        </w:rPr>
        <w:t xml:space="preserve">, </w:t>
      </w:r>
      <w:r w:rsidRPr="004C1493">
        <w:rPr>
          <w:rFonts w:ascii="Calibri" w:hAnsi="Calibri"/>
          <w:b/>
          <w:bCs/>
          <w:noProof/>
          <w:sz w:val="20"/>
        </w:rPr>
        <w:t>139</w:t>
      </w:r>
      <w:r w:rsidRPr="004C1493">
        <w:rPr>
          <w:rFonts w:ascii="Calibri" w:hAnsi="Calibri"/>
          <w:noProof/>
          <w:sz w:val="20"/>
        </w:rPr>
        <w:t>, 546–556.</w:t>
      </w:r>
    </w:p>
    <w:p w14:paraId="06F6241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 E. &amp; Wirth, C. (2011) TRY - a global database of plant traits. </w:t>
      </w:r>
      <w:r w:rsidRPr="004C1493">
        <w:rPr>
          <w:rFonts w:ascii="Calibri" w:hAnsi="Calibri"/>
          <w:i/>
          <w:iCs/>
          <w:noProof/>
          <w:sz w:val="20"/>
        </w:rPr>
        <w:t>Global Change Biology</w:t>
      </w:r>
      <w:r w:rsidRPr="004C1493">
        <w:rPr>
          <w:rFonts w:ascii="Calibri" w:hAnsi="Calibri"/>
          <w:noProof/>
          <w:sz w:val="20"/>
        </w:rPr>
        <w:t xml:space="preserve">, </w:t>
      </w:r>
      <w:r w:rsidRPr="004C1493">
        <w:rPr>
          <w:rFonts w:ascii="Calibri" w:hAnsi="Calibri"/>
          <w:b/>
          <w:bCs/>
          <w:noProof/>
          <w:sz w:val="20"/>
        </w:rPr>
        <w:t>17</w:t>
      </w:r>
      <w:r w:rsidRPr="004C1493">
        <w:rPr>
          <w:rFonts w:ascii="Calibri" w:hAnsi="Calibri"/>
          <w:noProof/>
          <w:sz w:val="20"/>
        </w:rPr>
        <w:t>, 2905–2935.</w:t>
      </w:r>
    </w:p>
    <w:p w14:paraId="2BD2339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Kennard, M.J., Pusey, B.J., Olden, J.D., Mackay, S.J., Stein, J.L. &amp; Marsh, N. (2010) Classification of natural flow regimes in Australia to support environmental flow management.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171–193.</w:t>
      </w:r>
    </w:p>
    <w:p w14:paraId="3A11B6B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King, D. a., Davies, S.J., Tan, S. &amp; Noor, N.S.M. (2006) The role of wood density and stem support costs in the growth and mortality of tropical trees. </w:t>
      </w:r>
      <w:r w:rsidRPr="004C1493">
        <w:rPr>
          <w:rFonts w:ascii="Calibri" w:hAnsi="Calibri"/>
          <w:i/>
          <w:iCs/>
          <w:noProof/>
          <w:sz w:val="20"/>
        </w:rPr>
        <w:t>Journal of Ecology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670–680.</w:t>
      </w:r>
    </w:p>
    <w:p w14:paraId="549A7CC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N.J.B., Metz, M.R., Condit, R.S. &amp; Chave, J. (2010) The relationship between wood density and mortality in a global tropical forest data set.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188</w:t>
      </w:r>
      <w:r w:rsidRPr="004C1493">
        <w:rPr>
          <w:rFonts w:ascii="Calibri" w:hAnsi="Calibri"/>
          <w:noProof/>
          <w:sz w:val="20"/>
        </w:rPr>
        <w:t>, 1124–36.</w:t>
      </w:r>
    </w:p>
    <w:p w14:paraId="45B23F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Kraft, N., Valencia, R. &amp; Ackerly, D. (2008) Functional traits and niche-based tree community assembly in an Amazonian forest. </w:t>
      </w:r>
      <w:r w:rsidRPr="004C1493">
        <w:rPr>
          <w:rFonts w:ascii="Calibri" w:hAnsi="Calibri"/>
          <w:i/>
          <w:iCs/>
          <w:noProof/>
          <w:sz w:val="20"/>
        </w:rPr>
        <w:t>Science</w:t>
      </w:r>
      <w:r w:rsidRPr="004C1493">
        <w:rPr>
          <w:rFonts w:ascii="Calibri" w:hAnsi="Calibri"/>
          <w:noProof/>
          <w:sz w:val="20"/>
        </w:rPr>
        <w:t>, 580–582.</w:t>
      </w:r>
    </w:p>
    <w:p w14:paraId="622AB91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Lens, F., Sperry, J.S., Christman, M. a, Choat, B., Rabaey, D. &amp; Jansen, S. (2011) Testing hypotheses that link wood anatomy to cavitation resistance and hydraulic conductivity in the genus Acer.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190</w:t>
      </w:r>
      <w:r w:rsidRPr="004C1493">
        <w:rPr>
          <w:rFonts w:ascii="Calibri" w:hAnsi="Calibri"/>
          <w:noProof/>
          <w:sz w:val="20"/>
        </w:rPr>
        <w:t>, 709–23.</w:t>
      </w:r>
    </w:p>
    <w:p w14:paraId="1C0C2EA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Maheshwari, B., Walker, K. &amp; McMahon, T. (1995) Effects of regulation on the flow regime of the River Murray, Australia. </w:t>
      </w:r>
      <w:r w:rsidRPr="004C1493">
        <w:rPr>
          <w:rFonts w:ascii="Calibri" w:hAnsi="Calibri"/>
          <w:i/>
          <w:iCs/>
          <w:noProof/>
          <w:sz w:val="20"/>
        </w:rPr>
        <w:t>Regulated Rivers: …</w:t>
      </w:r>
      <w:r w:rsidRPr="004C1493">
        <w:rPr>
          <w:rFonts w:ascii="Calibri" w:hAnsi="Calibri"/>
          <w:noProof/>
          <w:sz w:val="20"/>
        </w:rPr>
        <w:t xml:space="preserve">, </w:t>
      </w:r>
      <w:r w:rsidRPr="004C1493">
        <w:rPr>
          <w:rFonts w:ascii="Calibri" w:hAnsi="Calibri"/>
          <w:b/>
          <w:bCs/>
          <w:noProof/>
          <w:sz w:val="20"/>
        </w:rPr>
        <w:t>10</w:t>
      </w:r>
      <w:r w:rsidRPr="004C1493">
        <w:rPr>
          <w:rFonts w:ascii="Calibri" w:hAnsi="Calibri"/>
          <w:noProof/>
          <w:sz w:val="20"/>
        </w:rPr>
        <w:t>, 15–38.</w:t>
      </w:r>
    </w:p>
    <w:p w14:paraId="1A66A1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Marsh, N.A., Stewardson, M.J. &amp; Kennard, M.J. (2003) River analysis package. </w:t>
      </w:r>
      <w:r w:rsidRPr="004C1493">
        <w:rPr>
          <w:rFonts w:ascii="Calibri" w:hAnsi="Calibri"/>
          <w:i/>
          <w:iCs/>
          <w:noProof/>
          <w:sz w:val="20"/>
        </w:rPr>
        <w:t>Software Version</w:t>
      </w:r>
      <w:r w:rsidRPr="004C1493">
        <w:rPr>
          <w:rFonts w:ascii="Calibri" w:hAnsi="Calibri"/>
          <w:noProof/>
          <w:sz w:val="20"/>
        </w:rPr>
        <w:t xml:space="preserve">, </w:t>
      </w:r>
      <w:r w:rsidRPr="004C1493">
        <w:rPr>
          <w:rFonts w:ascii="Calibri" w:hAnsi="Calibri"/>
          <w:b/>
          <w:bCs/>
          <w:noProof/>
          <w:sz w:val="20"/>
        </w:rPr>
        <w:t>1</w:t>
      </w:r>
      <w:r w:rsidRPr="004C1493">
        <w:rPr>
          <w:rFonts w:ascii="Calibri" w:hAnsi="Calibri"/>
          <w:noProof/>
          <w:sz w:val="20"/>
        </w:rPr>
        <w:t>.</w:t>
      </w:r>
    </w:p>
    <w:p w14:paraId="6E4C780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Martínez-Cabrera, H.I., Jones, C.S., Espino, S. &amp; Schenk, H.J. (2009) Wood anatomy and wood density in shrubs: Responses to varying aridity along transcontinental transects.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96</w:t>
      </w:r>
      <w:r w:rsidRPr="004C1493">
        <w:rPr>
          <w:rFonts w:ascii="Calibri" w:hAnsi="Calibri"/>
          <w:noProof/>
          <w:sz w:val="20"/>
        </w:rPr>
        <w:t>, 1388–98.</w:t>
      </w:r>
    </w:p>
    <w:p w14:paraId="06A516F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McGill, B.J., Enquist, B.J., Weiher, E. &amp; Westoby, M. (2006) Rebuilding community ecology from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178–85.</w:t>
      </w:r>
    </w:p>
    <w:p w14:paraId="066F79D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Melick, D. (1990) Regenerative succession of Tristaniopsis laurina and Acmena smithii in riparian warm temperate rain-forest in Victoria, in relation to light and nutrient regimes.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38</w:t>
      </w:r>
      <w:r w:rsidRPr="004C1493">
        <w:rPr>
          <w:rFonts w:ascii="Calibri" w:hAnsi="Calibri"/>
          <w:noProof/>
          <w:sz w:val="20"/>
        </w:rPr>
        <w:t>, 111–120.</w:t>
      </w:r>
    </w:p>
    <w:p w14:paraId="7DA1309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206–225.</w:t>
      </w:r>
    </w:p>
    <w:p w14:paraId="2BD1559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Naiman, R. &amp; Decamps, H. (1997) The ecology of interfaces: riparian zones.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28</w:t>
      </w:r>
      <w:r w:rsidRPr="004C1493">
        <w:rPr>
          <w:rFonts w:ascii="Calibri" w:hAnsi="Calibri"/>
          <w:noProof/>
          <w:sz w:val="20"/>
        </w:rPr>
        <w:t>, 621–658.</w:t>
      </w:r>
    </w:p>
    <w:p w14:paraId="18CD41C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Nicholls, N. (1989) Sea surface temperatures and Australian winter rainfall. </w:t>
      </w:r>
      <w:r w:rsidRPr="004C1493">
        <w:rPr>
          <w:rFonts w:ascii="Calibri" w:hAnsi="Calibri"/>
          <w:i/>
          <w:iCs/>
          <w:noProof/>
          <w:sz w:val="20"/>
        </w:rPr>
        <w:t>Journal of Climate</w:t>
      </w:r>
      <w:r w:rsidRPr="004C1493">
        <w:rPr>
          <w:rFonts w:ascii="Calibri" w:hAnsi="Calibri"/>
          <w:noProof/>
          <w:sz w:val="20"/>
        </w:rPr>
        <w:t xml:space="preserve">, </w:t>
      </w:r>
      <w:r w:rsidRPr="004C1493">
        <w:rPr>
          <w:rFonts w:ascii="Calibri" w:hAnsi="Calibri"/>
          <w:b/>
          <w:bCs/>
          <w:noProof/>
          <w:sz w:val="20"/>
        </w:rPr>
        <w:t>2</w:t>
      </w:r>
      <w:r w:rsidRPr="004C1493">
        <w:rPr>
          <w:rFonts w:ascii="Calibri" w:hAnsi="Calibri"/>
          <w:noProof/>
          <w:sz w:val="20"/>
        </w:rPr>
        <w:t>, 965–973.</w:t>
      </w:r>
    </w:p>
    <w:p w14:paraId="1560FA1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Niklas, K.J. &amp; Spatz, H.-C. (2010) Worldwide correlations of mechanical properties and green wood density.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97</w:t>
      </w:r>
      <w:r w:rsidRPr="004C1493">
        <w:rPr>
          <w:rFonts w:ascii="Calibri" w:hAnsi="Calibri"/>
          <w:noProof/>
          <w:sz w:val="20"/>
        </w:rPr>
        <w:t>, 1587–94.</w:t>
      </w:r>
    </w:p>
    <w:p w14:paraId="4466D776"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Oksanen, J., Blanchet, F.G., Kindt, R., Legendre, P., Minchin, P.R., O’Hara, R.B., Simpson, G.L., Solymos, P., Stevens, M.H.H. &amp; Wagner, H. (2013) vegan: Community Ecology Package.</w:t>
      </w:r>
    </w:p>
    <w:p w14:paraId="3864AFE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Olden, J.D. &amp; Poff, N.L. (2003) Redundancy and the choice of hydrologic indices for characterizing streamflow regimes. </w:t>
      </w:r>
      <w:r w:rsidRPr="004C1493">
        <w:rPr>
          <w:rFonts w:ascii="Calibri" w:hAnsi="Calibri"/>
          <w:i/>
          <w:iCs/>
          <w:noProof/>
          <w:sz w:val="20"/>
        </w:rPr>
        <w:t>River Research and Applications</w:t>
      </w:r>
      <w:r w:rsidRPr="004C1493">
        <w:rPr>
          <w:rFonts w:ascii="Calibri" w:hAnsi="Calibri"/>
          <w:noProof/>
          <w:sz w:val="20"/>
        </w:rPr>
        <w:t xml:space="preserve">, </w:t>
      </w:r>
      <w:r w:rsidRPr="004C1493">
        <w:rPr>
          <w:rFonts w:ascii="Calibri" w:hAnsi="Calibri"/>
          <w:b/>
          <w:bCs/>
          <w:noProof/>
          <w:sz w:val="20"/>
        </w:rPr>
        <w:t>19</w:t>
      </w:r>
      <w:r w:rsidRPr="004C1493">
        <w:rPr>
          <w:rFonts w:ascii="Calibri" w:hAnsi="Calibri"/>
          <w:noProof/>
          <w:sz w:val="20"/>
        </w:rPr>
        <w:t>, 101–121.</w:t>
      </w:r>
    </w:p>
    <w:p w14:paraId="09BDB35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M.C. &amp; Bloschl, G. (2011) Hydrological modelling in a changing world. </w:t>
      </w:r>
      <w:r w:rsidRPr="004C1493">
        <w:rPr>
          <w:rFonts w:ascii="Calibri" w:hAnsi="Calibri"/>
          <w:i/>
          <w:iCs/>
          <w:noProof/>
          <w:sz w:val="20"/>
        </w:rPr>
        <w:t>Progress in Physical Geography</w:t>
      </w:r>
      <w:r w:rsidRPr="004C1493">
        <w:rPr>
          <w:rFonts w:ascii="Calibri" w:hAnsi="Calibri"/>
          <w:noProof/>
          <w:sz w:val="20"/>
        </w:rPr>
        <w:t xml:space="preserve">, </w:t>
      </w:r>
      <w:r w:rsidRPr="004C1493">
        <w:rPr>
          <w:rFonts w:ascii="Calibri" w:hAnsi="Calibri"/>
          <w:b/>
          <w:bCs/>
          <w:noProof/>
          <w:sz w:val="20"/>
        </w:rPr>
        <w:t>35</w:t>
      </w:r>
      <w:r w:rsidRPr="004C1493">
        <w:rPr>
          <w:rFonts w:ascii="Calibri" w:hAnsi="Calibri"/>
          <w:noProof/>
          <w:sz w:val="20"/>
        </w:rPr>
        <w:t>, 249–261.</w:t>
      </w:r>
    </w:p>
    <w:p w14:paraId="4D96232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Peel, M., McMahon, T. &amp; Finlayson, B. (2004) Continental differences in the variability of annual runoff-update and reassessment. </w:t>
      </w:r>
      <w:r w:rsidRPr="004C1493">
        <w:rPr>
          <w:rFonts w:ascii="Calibri" w:hAnsi="Calibri"/>
          <w:i/>
          <w:iCs/>
          <w:noProof/>
          <w:sz w:val="20"/>
        </w:rPr>
        <w:t>Journal of Hydrology</w:t>
      </w:r>
      <w:r w:rsidRPr="004C1493">
        <w:rPr>
          <w:rFonts w:ascii="Calibri" w:hAnsi="Calibri"/>
          <w:noProof/>
          <w:sz w:val="20"/>
        </w:rPr>
        <w:t xml:space="preserve">, </w:t>
      </w:r>
      <w:r w:rsidRPr="004C1493">
        <w:rPr>
          <w:rFonts w:ascii="Calibri" w:hAnsi="Calibri"/>
          <w:b/>
          <w:bCs/>
          <w:noProof/>
          <w:sz w:val="20"/>
        </w:rPr>
        <w:t>295</w:t>
      </w:r>
      <w:r w:rsidRPr="004C1493">
        <w:rPr>
          <w:rFonts w:ascii="Calibri" w:hAnsi="Calibri"/>
          <w:noProof/>
          <w:sz w:val="20"/>
        </w:rPr>
        <w:t>, 185–197.</w:t>
      </w:r>
    </w:p>
    <w:p w14:paraId="13CFE730"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Poff, N.L., Richter, B.D., Arthington, A.H., Bunn, S.E., Naiman, R.J., Kendy, E., Acreman, M., Apse, C., Bledsoe, B.P., Freeman, M.C., Henriksen, J., Jacobson, R.B., Kennen, J.G., Merritt, D.M., Oâ</w:t>
      </w:r>
      <w:r w:rsidRPr="004C1493">
        <w:rPr>
          <w:rFonts w:ascii="Calibri" w:hAnsi="Calibri" w:cs="Calibri"/>
          <w:noProof/>
          <w:sz w:val="20"/>
        </w:rPr>
        <w:t></w:t>
      </w:r>
      <w:r w:rsidRPr="004C1493">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4C1493">
        <w:rPr>
          <w:rFonts w:ascii="Calibri" w:hAnsi="Calibri"/>
          <w:i/>
          <w:iCs/>
          <w:noProof/>
          <w:sz w:val="20"/>
        </w:rPr>
        <w:t>Freshwater Biology</w:t>
      </w:r>
      <w:r w:rsidRPr="004C1493">
        <w:rPr>
          <w:rFonts w:ascii="Calibri" w:hAnsi="Calibri"/>
          <w:noProof/>
          <w:sz w:val="20"/>
        </w:rPr>
        <w:t xml:space="preserve">, </w:t>
      </w:r>
      <w:r w:rsidRPr="004C1493">
        <w:rPr>
          <w:rFonts w:ascii="Calibri" w:hAnsi="Calibri"/>
          <w:b/>
          <w:bCs/>
          <w:noProof/>
          <w:sz w:val="20"/>
        </w:rPr>
        <w:t>55</w:t>
      </w:r>
      <w:r w:rsidRPr="004C1493">
        <w:rPr>
          <w:rFonts w:ascii="Calibri" w:hAnsi="Calibri"/>
          <w:noProof/>
          <w:sz w:val="20"/>
        </w:rPr>
        <w:t>, 147–170.</w:t>
      </w:r>
    </w:p>
    <w:p w14:paraId="29E4E99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185</w:t>
      </w:r>
      <w:r w:rsidRPr="004C1493">
        <w:rPr>
          <w:rFonts w:ascii="Calibri" w:hAnsi="Calibri"/>
          <w:noProof/>
          <w:sz w:val="20"/>
        </w:rPr>
        <w:t>, 481–92.</w:t>
      </w:r>
    </w:p>
    <w:p w14:paraId="4DE309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Poorter, L., Wright, S.J., Paz, H., Ackerly, D.D., Condit, R., Ibarra-Manríquez, G., Harms, K.E., Licona, J.C., Martínez-Ramos, M., Mazer, S.J., Muller-Landau, H.C., Peña-Claros, M., Webb, C.O. &amp; Wright, I.J. (2008) </w:t>
      </w:r>
      <w:r w:rsidRPr="004C1493">
        <w:rPr>
          <w:rFonts w:ascii="Calibri" w:hAnsi="Calibri"/>
          <w:noProof/>
          <w:sz w:val="20"/>
        </w:rPr>
        <w:lastRenderedPageBreak/>
        <w:t xml:space="preserve">Are functional traits good predictors of demographic rates? Evidence from five neotropical forests.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89</w:t>
      </w:r>
      <w:r w:rsidRPr="004C1493">
        <w:rPr>
          <w:rFonts w:ascii="Calibri" w:hAnsi="Calibri"/>
          <w:noProof/>
          <w:sz w:val="20"/>
        </w:rPr>
        <w:t>, 1908–20.</w:t>
      </w:r>
    </w:p>
    <w:p w14:paraId="19E96E1A"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Preston, K. a, Cornwell, W.K. &amp; Denoyer, J.L. (2006) Wood density and vessel traits as distinct correlates of ecological strategy in 51 California coast range angiosperms. </w:t>
      </w:r>
      <w:r w:rsidRPr="004C1493">
        <w:rPr>
          <w:rFonts w:ascii="Calibri" w:hAnsi="Calibri"/>
          <w:i/>
          <w:iCs/>
          <w:noProof/>
          <w:sz w:val="20"/>
        </w:rPr>
        <w:t>The New phytologist</w:t>
      </w:r>
      <w:r w:rsidRPr="004C1493">
        <w:rPr>
          <w:rFonts w:ascii="Calibri" w:hAnsi="Calibri"/>
          <w:noProof/>
          <w:sz w:val="20"/>
        </w:rPr>
        <w:t xml:space="preserve">, </w:t>
      </w:r>
      <w:r w:rsidRPr="004C1493">
        <w:rPr>
          <w:rFonts w:ascii="Calibri" w:hAnsi="Calibri"/>
          <w:b/>
          <w:bCs/>
          <w:noProof/>
          <w:sz w:val="20"/>
        </w:rPr>
        <w:t>170</w:t>
      </w:r>
      <w:r w:rsidRPr="004C1493">
        <w:rPr>
          <w:rFonts w:ascii="Calibri" w:hAnsi="Calibri"/>
          <w:noProof/>
          <w:sz w:val="20"/>
        </w:rPr>
        <w:t>, 807–18.</w:t>
      </w:r>
    </w:p>
    <w:p w14:paraId="2B3190B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R Core Team. (2013) R: A Language and Environment for Statistical Computing.</w:t>
      </w:r>
    </w:p>
    <w:p w14:paraId="2789C24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Reich, P. &amp; Wright, I. (2003) The evolution of plant functional variation: traits, spectra, and strategies. </w:t>
      </w:r>
      <w:r w:rsidRPr="004C1493">
        <w:rPr>
          <w:rFonts w:ascii="Calibri" w:hAnsi="Calibri"/>
          <w:i/>
          <w:iCs/>
          <w:noProof/>
          <w:sz w:val="20"/>
        </w:rPr>
        <w:t>International Journal of Plant Sciences</w:t>
      </w:r>
      <w:r w:rsidRPr="004C1493">
        <w:rPr>
          <w:rFonts w:ascii="Calibri" w:hAnsi="Calibri"/>
          <w:noProof/>
          <w:sz w:val="20"/>
        </w:rPr>
        <w:t xml:space="preserve">, </w:t>
      </w:r>
      <w:r w:rsidRPr="004C1493">
        <w:rPr>
          <w:rFonts w:ascii="Calibri" w:hAnsi="Calibri"/>
          <w:b/>
          <w:bCs/>
          <w:noProof/>
          <w:sz w:val="20"/>
        </w:rPr>
        <w:t>164</w:t>
      </w:r>
      <w:r w:rsidRPr="004C1493">
        <w:rPr>
          <w:rFonts w:ascii="Calibri" w:hAnsi="Calibri"/>
          <w:noProof/>
          <w:sz w:val="20"/>
        </w:rPr>
        <w:t>, 146–164.</w:t>
      </w:r>
    </w:p>
    <w:p w14:paraId="6AEFED8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Russo, S.E., Jenkins, K.L., Wiser, S.K., Uriarte, M., Duncan, R.P. &amp; Coomes, D. a. (2010) Interspecific relationships among growth, mortality and xylem traits of woody species from New Zealand. </w:t>
      </w:r>
      <w:r w:rsidRPr="004C1493">
        <w:rPr>
          <w:rFonts w:ascii="Calibri" w:hAnsi="Calibri"/>
          <w:i/>
          <w:iCs/>
          <w:noProof/>
          <w:sz w:val="20"/>
        </w:rPr>
        <w:t>Functional Ecology</w:t>
      </w:r>
      <w:r w:rsidRPr="004C1493">
        <w:rPr>
          <w:rFonts w:ascii="Calibri" w:hAnsi="Calibri"/>
          <w:noProof/>
          <w:sz w:val="20"/>
        </w:rPr>
        <w:t xml:space="preserve">, </w:t>
      </w:r>
      <w:r w:rsidRPr="004C1493">
        <w:rPr>
          <w:rFonts w:ascii="Calibri" w:hAnsi="Calibri"/>
          <w:b/>
          <w:bCs/>
          <w:noProof/>
          <w:sz w:val="20"/>
        </w:rPr>
        <w:t>24</w:t>
      </w:r>
      <w:r w:rsidRPr="004C1493">
        <w:rPr>
          <w:rFonts w:ascii="Calibri" w:hAnsi="Calibri"/>
          <w:noProof/>
          <w:sz w:val="20"/>
        </w:rPr>
        <w:t>, 253–262.</w:t>
      </w:r>
    </w:p>
    <w:p w14:paraId="1178EB1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Smith, I. (2004) An assessment of recent trends in Australian rainfall. </w:t>
      </w:r>
      <w:r w:rsidRPr="004C1493">
        <w:rPr>
          <w:rFonts w:ascii="Calibri" w:hAnsi="Calibri"/>
          <w:i/>
          <w:iCs/>
          <w:noProof/>
          <w:sz w:val="20"/>
        </w:rPr>
        <w:t>Australian Meteorological Magazine</w:t>
      </w:r>
      <w:r w:rsidRPr="004C1493">
        <w:rPr>
          <w:rFonts w:ascii="Calibri" w:hAnsi="Calibri"/>
          <w:noProof/>
          <w:sz w:val="20"/>
        </w:rPr>
        <w:t xml:space="preserve">, </w:t>
      </w:r>
      <w:r w:rsidRPr="004C1493">
        <w:rPr>
          <w:rFonts w:ascii="Calibri" w:hAnsi="Calibri"/>
          <w:b/>
          <w:bCs/>
          <w:noProof/>
          <w:sz w:val="20"/>
        </w:rPr>
        <w:t>53</w:t>
      </w:r>
      <w:r w:rsidRPr="004C1493">
        <w:rPr>
          <w:rFonts w:ascii="Calibri" w:hAnsi="Calibri"/>
          <w:noProof/>
          <w:sz w:val="20"/>
        </w:rPr>
        <w:t>, 163–173.</w:t>
      </w:r>
    </w:p>
    <w:p w14:paraId="66DF223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Van Steenis, C.G.G.J. (1981) </w:t>
      </w:r>
      <w:r w:rsidRPr="004C1493">
        <w:rPr>
          <w:rFonts w:ascii="Calibri" w:hAnsi="Calibri"/>
          <w:i/>
          <w:iCs/>
          <w:noProof/>
          <w:sz w:val="20"/>
        </w:rPr>
        <w:t>Rheophytes of the World: An Account of the Flood-Resistant Flowering Plants and Ferns and the Theory of Autonomous Evolution</w:t>
      </w:r>
      <w:r w:rsidRPr="004C1493">
        <w:rPr>
          <w:rFonts w:ascii="Calibri" w:hAnsi="Calibri"/>
          <w:noProof/>
          <w:sz w:val="20"/>
        </w:rPr>
        <w:t>. Sijthoff &amp; Noordhoff Alphen aan den Rijn, Netherlands.</w:t>
      </w:r>
    </w:p>
    <w:p w14:paraId="1930DB3F"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4C1493">
        <w:rPr>
          <w:rFonts w:ascii="Calibri" w:hAnsi="Calibri"/>
          <w:i/>
          <w:iCs/>
          <w:noProof/>
          <w:sz w:val="20"/>
        </w:rPr>
        <w:t>American Journal of Botany</w:t>
      </w:r>
      <w:r w:rsidRPr="004C1493">
        <w:rPr>
          <w:rFonts w:ascii="Calibri" w:hAnsi="Calibri"/>
          <w:noProof/>
          <w:sz w:val="20"/>
        </w:rPr>
        <w:t xml:space="preserve">, </w:t>
      </w:r>
      <w:r w:rsidRPr="004C1493">
        <w:rPr>
          <w:rFonts w:ascii="Calibri" w:hAnsi="Calibri"/>
          <w:b/>
          <w:bCs/>
          <w:noProof/>
          <w:sz w:val="20"/>
        </w:rPr>
        <w:t>94</w:t>
      </w:r>
      <w:r w:rsidRPr="004C1493">
        <w:rPr>
          <w:rFonts w:ascii="Calibri" w:hAnsi="Calibri"/>
          <w:noProof/>
          <w:sz w:val="20"/>
        </w:rPr>
        <w:t>, 451–459.</w:t>
      </w:r>
    </w:p>
    <w:p w14:paraId="0257C10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Tabacchi, E., Correll, D. &amp; Hauer, R. (1998) Development, maintenance and role of riparian vegetation in the river landscape. </w:t>
      </w:r>
      <w:r w:rsidRPr="004C1493">
        <w:rPr>
          <w:rFonts w:ascii="Calibri" w:hAnsi="Calibri"/>
          <w:i/>
          <w:iCs/>
          <w:noProof/>
          <w:sz w:val="20"/>
        </w:rPr>
        <w:t>Freshwater …</w:t>
      </w:r>
      <w:r w:rsidRPr="004C1493">
        <w:rPr>
          <w:rFonts w:ascii="Calibri" w:hAnsi="Calibri"/>
          <w:noProof/>
          <w:sz w:val="20"/>
        </w:rPr>
        <w:t xml:space="preserve">, </w:t>
      </w:r>
      <w:r w:rsidRPr="004C1493">
        <w:rPr>
          <w:rFonts w:ascii="Calibri" w:hAnsi="Calibri"/>
          <w:b/>
          <w:bCs/>
          <w:noProof/>
          <w:sz w:val="20"/>
        </w:rPr>
        <w:t>40</w:t>
      </w:r>
      <w:r w:rsidRPr="004C1493">
        <w:rPr>
          <w:rFonts w:ascii="Calibri" w:hAnsi="Calibri"/>
          <w:noProof/>
          <w:sz w:val="20"/>
        </w:rPr>
        <w:t>, 497–516.</w:t>
      </w:r>
    </w:p>
    <w:p w14:paraId="7B93F0EB"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156</w:t>
      </w:r>
      <w:r w:rsidRPr="004C1493">
        <w:rPr>
          <w:rFonts w:ascii="Calibri" w:hAnsi="Calibri"/>
          <w:noProof/>
          <w:sz w:val="20"/>
        </w:rPr>
        <w:t>, 457–467.</w:t>
      </w:r>
    </w:p>
    <w:p w14:paraId="758E51FE"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Chico, J. &amp; Aranda, I. (2002b) The greater seedling high-light tolerance of Quercus robur over Fagus sylvatica is linked to a greater physiological plasticity. </w:t>
      </w:r>
      <w:r w:rsidRPr="004C1493">
        <w:rPr>
          <w:rFonts w:ascii="Calibri" w:hAnsi="Calibri"/>
          <w:i/>
          <w:iCs/>
          <w:noProof/>
          <w:sz w:val="20"/>
        </w:rPr>
        <w:t>Trees</w:t>
      </w:r>
      <w:r w:rsidRPr="004C1493">
        <w:rPr>
          <w:rFonts w:ascii="Calibri" w:hAnsi="Calibri"/>
          <w:noProof/>
          <w:sz w:val="20"/>
        </w:rPr>
        <w:t xml:space="preserve">, </w:t>
      </w:r>
      <w:r w:rsidRPr="004C1493">
        <w:rPr>
          <w:rFonts w:ascii="Calibri" w:hAnsi="Calibri"/>
          <w:b/>
          <w:bCs/>
          <w:noProof/>
          <w:sz w:val="20"/>
        </w:rPr>
        <w:t>16</w:t>
      </w:r>
      <w:r w:rsidRPr="004C1493">
        <w:rPr>
          <w:rFonts w:ascii="Calibri" w:hAnsi="Calibri"/>
          <w:noProof/>
          <w:sz w:val="20"/>
        </w:rPr>
        <w:t>, 395–403.</w:t>
      </w:r>
    </w:p>
    <w:p w14:paraId="6FEC8052"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Valladares, F., Gianoli, E. &amp; Gómez, J. (2007) Ecological limits to plant phenotypic plasticity. </w:t>
      </w:r>
      <w:r w:rsidRPr="004C1493">
        <w:rPr>
          <w:rFonts w:ascii="Calibri" w:hAnsi="Calibri"/>
          <w:i/>
          <w:iCs/>
          <w:noProof/>
          <w:sz w:val="20"/>
        </w:rPr>
        <w:t>New Phytologist</w:t>
      </w:r>
      <w:r w:rsidRPr="004C1493">
        <w:rPr>
          <w:rFonts w:ascii="Calibri" w:hAnsi="Calibri"/>
          <w:noProof/>
          <w:sz w:val="20"/>
        </w:rPr>
        <w:t xml:space="preserve">, </w:t>
      </w:r>
      <w:r w:rsidRPr="004C1493">
        <w:rPr>
          <w:rFonts w:ascii="Calibri" w:hAnsi="Calibri"/>
          <w:b/>
          <w:bCs/>
          <w:noProof/>
          <w:sz w:val="20"/>
        </w:rPr>
        <w:t>176</w:t>
      </w:r>
      <w:r w:rsidRPr="004C1493">
        <w:rPr>
          <w:rFonts w:ascii="Calibri" w:hAnsi="Calibri"/>
          <w:noProof/>
          <w:sz w:val="20"/>
        </w:rPr>
        <w:t>, 749–63.</w:t>
      </w:r>
    </w:p>
    <w:p w14:paraId="5F03BE27"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Ward, P.J., Beets, W., Bouwer, L.M., Aerts, J.C.J.H. &amp; Renssen, H. (2010) Sensitivity of river discharge to ENSO. </w:t>
      </w:r>
      <w:r w:rsidRPr="004C1493">
        <w:rPr>
          <w:rFonts w:ascii="Calibri" w:hAnsi="Calibri"/>
          <w:i/>
          <w:iCs/>
          <w:noProof/>
          <w:sz w:val="20"/>
        </w:rPr>
        <w:t>Geophysical Research Letters</w:t>
      </w:r>
      <w:r w:rsidRPr="004C1493">
        <w:rPr>
          <w:rFonts w:ascii="Calibri" w:hAnsi="Calibri"/>
          <w:noProof/>
          <w:sz w:val="20"/>
        </w:rPr>
        <w:t xml:space="preserve">, </w:t>
      </w:r>
      <w:r w:rsidRPr="004C1493">
        <w:rPr>
          <w:rFonts w:ascii="Calibri" w:hAnsi="Calibri"/>
          <w:b/>
          <w:bCs/>
          <w:noProof/>
          <w:sz w:val="20"/>
        </w:rPr>
        <w:t>37</w:t>
      </w:r>
      <w:r w:rsidRPr="004C1493">
        <w:rPr>
          <w:rFonts w:ascii="Calibri" w:hAnsi="Calibri"/>
          <w:noProof/>
          <w:sz w:val="20"/>
        </w:rPr>
        <w:t>, n/a–n/a.</w:t>
      </w:r>
    </w:p>
    <w:p w14:paraId="2DA2BB7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4C1493">
        <w:rPr>
          <w:rFonts w:ascii="Calibri" w:hAnsi="Calibri"/>
          <w:i/>
          <w:iCs/>
          <w:noProof/>
          <w:sz w:val="20"/>
        </w:rPr>
        <w:t>International Association of …</w:t>
      </w:r>
      <w:r w:rsidRPr="004C1493">
        <w:rPr>
          <w:rFonts w:ascii="Calibri" w:hAnsi="Calibri"/>
          <w:noProof/>
          <w:sz w:val="20"/>
        </w:rPr>
        <w:t xml:space="preserve">, </w:t>
      </w:r>
      <w:r w:rsidRPr="004C1493">
        <w:rPr>
          <w:rFonts w:ascii="Calibri" w:hAnsi="Calibri"/>
          <w:b/>
          <w:bCs/>
          <w:noProof/>
          <w:sz w:val="20"/>
        </w:rPr>
        <w:t>276</w:t>
      </w:r>
      <w:r w:rsidRPr="004C1493">
        <w:rPr>
          <w:rFonts w:ascii="Calibri" w:hAnsi="Calibri"/>
          <w:noProof/>
          <w:sz w:val="20"/>
        </w:rPr>
        <w:t>, 203–210.</w:t>
      </w:r>
    </w:p>
    <w:p w14:paraId="56FE3073"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Weimann, M. &amp; Williamson, G. (2002) Geographic variation in wood specific gravity: effects of latitude, temperature and precipitation. </w:t>
      </w:r>
      <w:r w:rsidRPr="004C1493">
        <w:rPr>
          <w:rFonts w:ascii="Calibri" w:hAnsi="Calibri"/>
          <w:i/>
          <w:iCs/>
          <w:noProof/>
          <w:sz w:val="20"/>
        </w:rPr>
        <w:t>Wood and Fiber Science</w:t>
      </w:r>
      <w:r w:rsidRPr="004C1493">
        <w:rPr>
          <w:rFonts w:ascii="Calibri" w:hAnsi="Calibri"/>
          <w:noProof/>
          <w:sz w:val="20"/>
        </w:rPr>
        <w:t xml:space="preserve">, </w:t>
      </w:r>
      <w:r w:rsidRPr="004C1493">
        <w:rPr>
          <w:rFonts w:ascii="Calibri" w:hAnsi="Calibri"/>
          <w:b/>
          <w:bCs/>
          <w:noProof/>
          <w:sz w:val="20"/>
        </w:rPr>
        <w:t>34</w:t>
      </w:r>
      <w:r w:rsidRPr="004C1493">
        <w:rPr>
          <w:rFonts w:ascii="Calibri" w:hAnsi="Calibri"/>
          <w:noProof/>
          <w:sz w:val="20"/>
        </w:rPr>
        <w:t>, 96–107.</w:t>
      </w:r>
    </w:p>
    <w:p w14:paraId="70958769"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(1998) A leaf-height-seed (LHS) plant ecology strategy scheme. </w:t>
      </w:r>
      <w:r w:rsidRPr="004C1493">
        <w:rPr>
          <w:rFonts w:ascii="Calibri" w:hAnsi="Calibri"/>
          <w:i/>
          <w:iCs/>
          <w:noProof/>
          <w:sz w:val="20"/>
        </w:rPr>
        <w:t>Plant and Soil</w:t>
      </w:r>
      <w:r w:rsidRPr="004C1493">
        <w:rPr>
          <w:rFonts w:ascii="Calibri" w:hAnsi="Calibri"/>
          <w:noProof/>
          <w:sz w:val="20"/>
        </w:rPr>
        <w:t xml:space="preserve">, </w:t>
      </w:r>
      <w:r w:rsidRPr="004C1493">
        <w:rPr>
          <w:rFonts w:ascii="Calibri" w:hAnsi="Calibri"/>
          <w:b/>
          <w:bCs/>
          <w:noProof/>
          <w:sz w:val="20"/>
        </w:rPr>
        <w:t>199</w:t>
      </w:r>
      <w:r w:rsidRPr="004C1493">
        <w:rPr>
          <w:rFonts w:ascii="Calibri" w:hAnsi="Calibri"/>
          <w:noProof/>
          <w:sz w:val="20"/>
        </w:rPr>
        <w:t>, 213–227.</w:t>
      </w:r>
    </w:p>
    <w:p w14:paraId="3378CCF8"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Westoby, M., Falster, D.S., Moles, A.T., Vesk, P. a. &amp; Wright, I.J. (2002) PLANT ECOLOGICAL STRATEGIES: Some Leading Dimensions of Variation Between Species. </w:t>
      </w:r>
      <w:r w:rsidRPr="004C1493">
        <w:rPr>
          <w:rFonts w:ascii="Calibri" w:hAnsi="Calibri"/>
          <w:i/>
          <w:iCs/>
          <w:noProof/>
          <w:sz w:val="20"/>
        </w:rPr>
        <w:t>Annual Review of Ecology and Systematics</w:t>
      </w:r>
      <w:r w:rsidRPr="004C1493">
        <w:rPr>
          <w:rFonts w:ascii="Calibri" w:hAnsi="Calibri"/>
          <w:noProof/>
          <w:sz w:val="20"/>
        </w:rPr>
        <w:t xml:space="preserve">, </w:t>
      </w:r>
      <w:r w:rsidRPr="004C1493">
        <w:rPr>
          <w:rFonts w:ascii="Calibri" w:hAnsi="Calibri"/>
          <w:b/>
          <w:bCs/>
          <w:noProof/>
          <w:sz w:val="20"/>
        </w:rPr>
        <w:t>33</w:t>
      </w:r>
      <w:r w:rsidRPr="004C1493">
        <w:rPr>
          <w:rFonts w:ascii="Calibri" w:hAnsi="Calibri"/>
          <w:noProof/>
          <w:sz w:val="20"/>
        </w:rPr>
        <w:t>, 125–159.</w:t>
      </w:r>
    </w:p>
    <w:p w14:paraId="3C5C0974"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lastRenderedPageBreak/>
        <w:t xml:space="preserve">Westoby, M. &amp; Wright, I.J. (2006) Land-plant ecology on the basis of functional traits. </w:t>
      </w:r>
      <w:r w:rsidRPr="004C1493">
        <w:rPr>
          <w:rFonts w:ascii="Calibri" w:hAnsi="Calibri"/>
          <w:i/>
          <w:iCs/>
          <w:noProof/>
          <w:sz w:val="20"/>
        </w:rPr>
        <w:t>Trends in Ecology &amp; Evolution</w:t>
      </w:r>
      <w:r w:rsidRPr="004C1493">
        <w:rPr>
          <w:rFonts w:ascii="Calibri" w:hAnsi="Calibri"/>
          <w:noProof/>
          <w:sz w:val="20"/>
        </w:rPr>
        <w:t xml:space="preserve">, </w:t>
      </w:r>
      <w:r w:rsidRPr="004C1493">
        <w:rPr>
          <w:rFonts w:ascii="Calibri" w:hAnsi="Calibri"/>
          <w:b/>
          <w:bCs/>
          <w:noProof/>
          <w:sz w:val="20"/>
        </w:rPr>
        <w:t>21</w:t>
      </w:r>
      <w:r w:rsidRPr="004C1493">
        <w:rPr>
          <w:rFonts w:ascii="Calibri" w:hAnsi="Calibri"/>
          <w:noProof/>
          <w:sz w:val="20"/>
        </w:rPr>
        <w:t>, 261–8.</w:t>
      </w:r>
    </w:p>
    <w:p w14:paraId="31E38C4C"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Woolfrey, A.R. &amp; Ladd, P.. (2001) Habitat preference and reproductive traits of a major Australian riparian tree species (Casuarina cunninghamiana). </w:t>
      </w:r>
      <w:r w:rsidRPr="004C1493">
        <w:rPr>
          <w:rFonts w:ascii="Calibri" w:hAnsi="Calibri"/>
          <w:i/>
          <w:iCs/>
          <w:noProof/>
          <w:sz w:val="20"/>
        </w:rPr>
        <w:t>Australian Journal of Botany</w:t>
      </w:r>
      <w:r w:rsidRPr="004C1493">
        <w:rPr>
          <w:rFonts w:ascii="Calibri" w:hAnsi="Calibri"/>
          <w:noProof/>
          <w:sz w:val="20"/>
        </w:rPr>
        <w:t xml:space="preserve">, </w:t>
      </w:r>
      <w:r w:rsidRPr="004C1493">
        <w:rPr>
          <w:rFonts w:ascii="Calibri" w:hAnsi="Calibri"/>
          <w:b/>
          <w:bCs/>
          <w:noProof/>
          <w:sz w:val="20"/>
        </w:rPr>
        <w:t>49</w:t>
      </w:r>
      <w:r w:rsidRPr="004C1493">
        <w:rPr>
          <w:rFonts w:ascii="Calibri" w:hAnsi="Calibri"/>
          <w:noProof/>
          <w:sz w:val="20"/>
        </w:rPr>
        <w:t>, 705–715.</w:t>
      </w:r>
    </w:p>
    <w:p w14:paraId="0189FB55"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4C1493">
        <w:rPr>
          <w:rFonts w:ascii="Calibri" w:hAnsi="Calibri"/>
          <w:i/>
          <w:iCs/>
          <w:noProof/>
          <w:sz w:val="20"/>
        </w:rPr>
        <w:t>Ecology</w:t>
      </w:r>
      <w:r w:rsidRPr="004C1493">
        <w:rPr>
          <w:rFonts w:ascii="Calibri" w:hAnsi="Calibri"/>
          <w:noProof/>
          <w:sz w:val="20"/>
        </w:rPr>
        <w:t xml:space="preserve">, </w:t>
      </w:r>
      <w:r w:rsidRPr="004C1493">
        <w:rPr>
          <w:rFonts w:ascii="Calibri" w:hAnsi="Calibri"/>
          <w:b/>
          <w:bCs/>
          <w:noProof/>
          <w:sz w:val="20"/>
        </w:rPr>
        <w:t>91</w:t>
      </w:r>
      <w:r w:rsidRPr="004C1493">
        <w:rPr>
          <w:rFonts w:ascii="Calibri" w:hAnsi="Calibri"/>
          <w:noProof/>
          <w:sz w:val="20"/>
        </w:rPr>
        <w:t>, 3664–74.</w:t>
      </w:r>
    </w:p>
    <w:p w14:paraId="257B9671" w14:textId="77777777" w:rsidR="004C1493" w:rsidRPr="004C1493" w:rsidRDefault="004C1493">
      <w:pPr>
        <w:pStyle w:val="NormalWeb"/>
        <w:ind w:left="480" w:hanging="480"/>
        <w:divId w:val="876046315"/>
        <w:rPr>
          <w:rFonts w:ascii="Calibri" w:hAnsi="Calibri"/>
          <w:noProof/>
          <w:sz w:val="20"/>
        </w:rPr>
      </w:pPr>
      <w:r w:rsidRPr="004C1493">
        <w:rPr>
          <w:rFonts w:ascii="Calibri" w:hAnsi="Calibri"/>
          <w:noProof/>
          <w:sz w:val="20"/>
        </w:rPr>
        <w:t xml:space="preserve">Zieminska, K., Butler, D.W., Gleason, S.M., Wright, I.J. &amp; Westoby, M. (2013) Fibre wall and lumen fractions drive wood density variation across 24 Australian angiosperms. </w:t>
      </w:r>
      <w:r w:rsidRPr="004C1493">
        <w:rPr>
          <w:rFonts w:ascii="Calibri" w:hAnsi="Calibri"/>
          <w:i/>
          <w:iCs/>
          <w:noProof/>
          <w:sz w:val="20"/>
        </w:rPr>
        <w:t>AoB PLANTS</w:t>
      </w:r>
      <w:r w:rsidRPr="004C1493">
        <w:rPr>
          <w:rFonts w:ascii="Calibri" w:hAnsi="Calibri"/>
          <w:noProof/>
          <w:sz w:val="20"/>
        </w:rPr>
        <w:t xml:space="preserve">, </w:t>
      </w:r>
      <w:r w:rsidRPr="004C1493">
        <w:rPr>
          <w:rFonts w:ascii="Calibri" w:hAnsi="Calibri"/>
          <w:b/>
          <w:bCs/>
          <w:noProof/>
          <w:sz w:val="20"/>
        </w:rPr>
        <w:t>5</w:t>
      </w:r>
      <w:r w:rsidRPr="004C1493">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r Kirstie Fryirs" w:date="2014-04-08T16:36:00Z" w:initials="KF">
    <w:p w14:paraId="5CD7BA7F" w14:textId="77777777" w:rsidR="009920EF" w:rsidRDefault="009920EF">
      <w:pPr>
        <w:pStyle w:val="CommentText"/>
      </w:pPr>
      <w:r>
        <w:rPr>
          <w:rStyle w:val="CommentReference"/>
        </w:rPr>
        <w:annotationRef/>
      </w:r>
      <w:r>
        <w:t>I really like this paper.  It’s well written and I think it has some nice contributions.</w:t>
      </w:r>
    </w:p>
    <w:p w14:paraId="53615BB4" w14:textId="77777777" w:rsidR="009920EF" w:rsidRDefault="009920EF">
      <w:pPr>
        <w:pStyle w:val="CommentText"/>
      </w:pPr>
    </w:p>
    <w:p w14:paraId="2CE507F4" w14:textId="5423F028" w:rsidR="009920EF" w:rsidRDefault="009920EF">
      <w:pPr>
        <w:pStyle w:val="CommentText"/>
      </w:pPr>
      <w:r>
        <w:t>Relatively minor changes throughout with one or 2 more ideas for the discussion.</w:t>
      </w:r>
    </w:p>
  </w:comment>
  <w:comment w:id="1" w:author="Dr Kirstie Fryirs" w:date="2014-04-08T16:36:00Z" w:initials="KF">
    <w:p w14:paraId="20887BA4" w14:textId="50D4A4B9" w:rsidR="009920EF" w:rsidRDefault="009920EF">
      <w:pPr>
        <w:pStyle w:val="CommentText"/>
      </w:pPr>
      <w:r>
        <w:rPr>
          <w:rStyle w:val="CommentReference"/>
        </w:rPr>
        <w:annotationRef/>
      </w:r>
      <w:r>
        <w:t>Nice questions</w:t>
      </w:r>
    </w:p>
  </w:comment>
  <w:comment w:id="2" w:author="Dr Kirstie Fryirs" w:date="2014-04-08T16:36:00Z" w:initials="KF">
    <w:p w14:paraId="37F0C95C" w14:textId="1F77615D" w:rsidR="009920EF" w:rsidRDefault="009920EF">
      <w:pPr>
        <w:pStyle w:val="CommentText"/>
      </w:pPr>
      <w:r>
        <w:rPr>
          <w:rStyle w:val="CommentReference"/>
        </w:rPr>
        <w:annotationRef/>
      </w:r>
      <w:r>
        <w:t>What’s they – something missing here</w:t>
      </w:r>
    </w:p>
    <w:p w14:paraId="71FF8789" w14:textId="77777777" w:rsidR="009920EF" w:rsidRDefault="009920EF">
      <w:pPr>
        <w:pStyle w:val="CommentText"/>
      </w:pPr>
    </w:p>
    <w:p w14:paraId="05A575F7" w14:textId="14F8B08C" w:rsidR="009920EF" w:rsidRDefault="009920EF">
      <w:pPr>
        <w:pStyle w:val="CommentText"/>
      </w:pPr>
      <w:r>
        <w:t>ML – yep, need to reword</w:t>
      </w:r>
    </w:p>
  </w:comment>
  <w:comment w:id="3" w:author="Dr Kirstie Fryirs" w:date="2014-04-08T16:36:00Z" w:initials="KF">
    <w:p w14:paraId="15A99502" w14:textId="6D78F7FD" w:rsidR="009920EF" w:rsidRDefault="009920EF">
      <w:pPr>
        <w:pStyle w:val="CommentText"/>
      </w:pPr>
      <w:r>
        <w:rPr>
          <w:rStyle w:val="CommentReference"/>
        </w:rPr>
        <w:annotationRef/>
      </w:r>
      <w:r>
        <w:t>Nice contributions too!</w:t>
      </w:r>
    </w:p>
  </w:comment>
  <w:comment w:id="5" w:author="Michelle Leishman" w:date="2014-04-08T16:36:00Z" w:initials="ML">
    <w:p w14:paraId="7C35F91F" w14:textId="0EB46902" w:rsidR="009920EF" w:rsidRDefault="009920EF">
      <w:pPr>
        <w:pStyle w:val="CommentText"/>
      </w:pPr>
      <w:r>
        <w:rPr>
          <w:rStyle w:val="CommentReference"/>
        </w:rPr>
        <w:annotationRef/>
      </w:r>
      <w:r>
        <w:t>Maybe take Kirstie’s addition in the previous sentence and insert it into the last sentence of the Abstract</w:t>
      </w:r>
    </w:p>
  </w:comment>
  <w:comment w:id="6" w:author="Michelle Leishman" w:date="2014-04-08T16:36:00Z" w:initials="ML">
    <w:p w14:paraId="0A557CA3" w14:textId="3456EE1A" w:rsidR="009920EF" w:rsidRDefault="009920EF">
      <w:pPr>
        <w:pStyle w:val="CommentText"/>
      </w:pPr>
      <w:r>
        <w:rPr>
          <w:rStyle w:val="CommentReference"/>
        </w:rPr>
        <w:annotationRef/>
      </w:r>
      <w:r>
        <w:t>Wood density? Otherwise it is combined variation in many traits that result in ecological strategy variation</w:t>
      </w:r>
    </w:p>
  </w:comment>
  <w:comment w:id="7" w:author="Michelle Leishman" w:date="2014-04-08T16:36:00Z" w:initials="ML">
    <w:p w14:paraId="13D31E3D" w14:textId="344D4CAD" w:rsidR="009920EF" w:rsidRDefault="009920EF">
      <w:pPr>
        <w:pStyle w:val="CommentText"/>
      </w:pPr>
      <w:r>
        <w:rPr>
          <w:rStyle w:val="CommentReference"/>
        </w:rPr>
        <w:annotationRef/>
      </w:r>
      <w:r>
        <w:t>Fix Falster ref. Actually something weird is going on with your Endnote in that authors initials are being included</w:t>
      </w:r>
    </w:p>
  </w:comment>
  <w:comment w:id="8" w:author="Dr Kirstie Fryirs" w:date="2014-04-08T16:36:00Z" w:initials="KF">
    <w:p w14:paraId="31FA1DA3" w14:textId="4C3A401F" w:rsidR="009920EF" w:rsidRDefault="009920EF">
      <w:pPr>
        <w:pStyle w:val="CommentText"/>
      </w:pPr>
      <w:r>
        <w:rPr>
          <w:rStyle w:val="CommentReference"/>
        </w:rPr>
        <w:annotationRef/>
      </w:r>
      <w:r>
        <w:t>Bit convoluted – rephrase.</w:t>
      </w:r>
    </w:p>
    <w:p w14:paraId="776BEA4B" w14:textId="77777777" w:rsidR="009920EF" w:rsidRDefault="009920EF">
      <w:pPr>
        <w:pStyle w:val="CommentText"/>
      </w:pPr>
    </w:p>
    <w:p w14:paraId="25ED6173" w14:textId="3FA4757A" w:rsidR="009920EF" w:rsidRDefault="009920EF">
      <w:pPr>
        <w:pStyle w:val="CommentText"/>
      </w:pPr>
      <w:r>
        <w:t>ML – it might work better split into 2 sentences</w:t>
      </w:r>
    </w:p>
  </w:comment>
  <w:comment w:id="9" w:author="Dr Kirstie Fryirs" w:date="2014-04-08T16:36:00Z" w:initials="KF">
    <w:p w14:paraId="58F1730C" w14:textId="1912BCB4" w:rsidR="009920EF" w:rsidRDefault="009920EF">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9920EF" w:rsidRDefault="009920EF">
      <w:pPr>
        <w:pStyle w:val="CommentText"/>
      </w:pPr>
    </w:p>
    <w:p w14:paraId="1B463B06"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496545E2" w14:textId="39E77AAE" w:rsidR="009920EF" w:rsidRDefault="009920EF"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0" w:author="Michelle Leishman" w:date="2014-04-08T16:36:00Z" w:initials="ML">
    <w:p w14:paraId="2D97D761" w14:textId="430C35D6" w:rsidR="009920EF" w:rsidRDefault="009920EF">
      <w:pPr>
        <w:pStyle w:val="CommentText"/>
      </w:pPr>
      <w:r>
        <w:rPr>
          <w:rStyle w:val="CommentReference"/>
        </w:rPr>
        <w:annotationRef/>
      </w:r>
      <w:r>
        <w:t>Average annual?</w:t>
      </w:r>
    </w:p>
  </w:comment>
  <w:comment w:id="11" w:author="Michelle Leishman" w:date="2014-04-08T16:36:00Z" w:initials="ML">
    <w:p w14:paraId="6F401044" w14:textId="5BE031EE" w:rsidR="009920EF" w:rsidRDefault="009920EF">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12" w:author="Michelle Leishman" w:date="2014-04-08T16:36:00Z" w:initials="ML">
    <w:p w14:paraId="5FADE607" w14:textId="7C5E2546" w:rsidR="009920EF" w:rsidRDefault="009920EF">
      <w:pPr>
        <w:pStyle w:val="CommentText"/>
      </w:pPr>
      <w:r>
        <w:rPr>
          <w:rStyle w:val="CommentReference"/>
        </w:rPr>
        <w:annotationRef/>
      </w:r>
      <w:r>
        <w:t>Make sure you follow the journal style for formatting different levels of headings</w:t>
      </w:r>
    </w:p>
  </w:comment>
  <w:comment w:id="13" w:author="Michelle Leishman" w:date="2014-04-08T16:36:00Z" w:initials="ML">
    <w:p w14:paraId="6B27E19A" w14:textId="50DB7B37" w:rsidR="009920EF" w:rsidRDefault="009920EF">
      <w:pPr>
        <w:pStyle w:val="CommentText"/>
      </w:pPr>
      <w:r>
        <w:rPr>
          <w:rStyle w:val="CommentReference"/>
        </w:rPr>
        <w:annotationRef/>
      </w:r>
      <w:r>
        <w:t>Is this a proper name requiring capitals? And what about the SE Murray Darling basin?</w:t>
      </w:r>
    </w:p>
  </w:comment>
  <w:comment w:id="14" w:author="Michelle Leishman" w:date="2014-04-08T16:36:00Z" w:initials="ML">
    <w:p w14:paraId="59C8D263" w14:textId="10A15172" w:rsidR="009920EF" w:rsidRDefault="009920EF">
      <w:pPr>
        <w:pStyle w:val="CommentText"/>
      </w:pPr>
      <w:r>
        <w:rPr>
          <w:rStyle w:val="CommentReference"/>
        </w:rPr>
        <w:annotationRef/>
      </w:r>
      <w:r>
        <w:t>I hate the use of ‘methodology’ (which is actually the study of methods). It is an obsessive pet hate of mine – you’ll get used to it!</w:t>
      </w:r>
    </w:p>
  </w:comment>
  <w:comment w:id="15" w:author="Dr Kirstie Fryirs" w:date="2014-04-08T16:36:00Z" w:initials="KF">
    <w:p w14:paraId="1E5BE8C3" w14:textId="52F7D9AA" w:rsidR="009920EF" w:rsidRDefault="009920EF">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9920EF" w:rsidRDefault="009920EF">
      <w:pPr>
        <w:pStyle w:val="CommentText"/>
      </w:pPr>
    </w:p>
    <w:p w14:paraId="14A79467" w14:textId="0DA6EFCF" w:rsidR="009920EF" w:rsidRDefault="009920EF">
      <w:pPr>
        <w:pStyle w:val="CommentText"/>
      </w:pPr>
      <w:r>
        <w:t>ML – maybe a figure of typical hydrology for each?</w:t>
      </w:r>
    </w:p>
  </w:comment>
  <w:comment w:id="18" w:author="James Lawson" w:date="2014-04-28T11:30:00Z" w:initials="JL">
    <w:p w14:paraId="327BC391" w14:textId="173C4BC6" w:rsidR="009920EF" w:rsidRDefault="009920EF">
      <w:pPr>
        <w:pStyle w:val="CommentText"/>
      </w:pPr>
      <w:r>
        <w:rPr>
          <w:rStyle w:val="CommentReference"/>
        </w:rPr>
        <w:annotationRef/>
      </w:r>
      <w:r>
        <w:t>Number sites</w:t>
      </w:r>
    </w:p>
  </w:comment>
  <w:comment w:id="16" w:author="Dr Kirstie Fryirs" w:date="2014-04-08T16:36:00Z" w:initials="KF">
    <w:p w14:paraId="1621AF31" w14:textId="3694F5CB" w:rsidR="009920EF" w:rsidRDefault="009920EF">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7" w:author="Dr Kirstie Fryirs" w:date="2014-04-08T16:36:00Z" w:initials="KF">
    <w:p w14:paraId="3A4B17BA" w14:textId="7DFEA0D0" w:rsidR="009920EF" w:rsidRDefault="009920EF">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9920EF" w:rsidRDefault="009920EF">
      <w:pPr>
        <w:pStyle w:val="CommentText"/>
      </w:pPr>
      <w:r>
        <w:t xml:space="preserve">Add locations such as Sydney, Melbourne </w:t>
      </w:r>
      <w:proofErr w:type="spellStart"/>
      <w:r>
        <w:t>etc</w:t>
      </w:r>
      <w:proofErr w:type="spellEnd"/>
      <w:r>
        <w:t xml:space="preserve"> for an international audience</w:t>
      </w:r>
    </w:p>
    <w:p w14:paraId="66AF7D43" w14:textId="0398F643" w:rsidR="009920EF" w:rsidRDefault="009920EF">
      <w:pPr>
        <w:pStyle w:val="CommentText"/>
      </w:pPr>
      <w:r>
        <w:t>Would be nice to have the major trunk streams on here too</w:t>
      </w:r>
    </w:p>
    <w:p w14:paraId="498161FD" w14:textId="4FD33EAA" w:rsidR="009920EF" w:rsidRDefault="009920EF">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9920EF" w:rsidRDefault="009920EF">
      <w:pPr>
        <w:pStyle w:val="CommentText"/>
      </w:pPr>
    </w:p>
    <w:p w14:paraId="403FFDC1" w14:textId="18A9BF2C" w:rsidR="009920EF" w:rsidRDefault="009920EF">
      <w:pPr>
        <w:pStyle w:val="CommentText"/>
      </w:pPr>
      <w:r>
        <w:t>There’s only 14 sites on here but you used 15</w:t>
      </w:r>
    </w:p>
  </w:comment>
  <w:comment w:id="19" w:author="Michelle Leishman" w:date="2014-04-08T16:36:00Z" w:initials="ML">
    <w:p w14:paraId="7699CFDC" w14:textId="3E386011" w:rsidR="009920EF" w:rsidRDefault="009920EF">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0" w:author="Dr Kirstie Fryirs" w:date="2014-04-08T16:36:00Z" w:initials="KF">
    <w:p w14:paraId="23168032" w14:textId="12B3E56E" w:rsidR="009920EF" w:rsidRDefault="009920EF">
      <w:pPr>
        <w:pStyle w:val="CommentText"/>
      </w:pPr>
      <w:r>
        <w:rPr>
          <w:rStyle w:val="CommentReference"/>
        </w:rPr>
        <w:annotationRef/>
      </w:r>
      <w:proofErr w:type="spellStart"/>
      <w:r>
        <w:t>Bankfull</w:t>
      </w:r>
      <w:proofErr w:type="spellEnd"/>
      <w:r>
        <w:t xml:space="preserve"> channel edge?</w:t>
      </w:r>
    </w:p>
  </w:comment>
  <w:comment w:id="21" w:author="Dr Kirstie Fryirs" w:date="2014-04-08T16:36:00Z" w:initials="KF">
    <w:p w14:paraId="415BA8CA" w14:textId="355950CB" w:rsidR="009920EF" w:rsidRDefault="009920EF">
      <w:pPr>
        <w:pStyle w:val="CommentText"/>
      </w:pPr>
      <w:r>
        <w:rPr>
          <w:rStyle w:val="CommentReference"/>
        </w:rPr>
        <w:annotationRef/>
      </w:r>
      <w:r>
        <w:t>Don’t use this word – it has various interpretations</w:t>
      </w:r>
    </w:p>
  </w:comment>
  <w:comment w:id="22" w:author="Michelle Leishman" w:date="2014-04-08T16:36:00Z" w:initials="ML">
    <w:p w14:paraId="60A7427D" w14:textId="6B19CEF6" w:rsidR="009920EF" w:rsidRDefault="009920EF">
      <w:pPr>
        <w:pStyle w:val="CommentText"/>
      </w:pPr>
      <w:r>
        <w:rPr>
          <w:rStyle w:val="CommentReference"/>
        </w:rPr>
        <w:annotationRef/>
      </w:r>
      <w:r>
        <w:t>Is this superfluous?</w:t>
      </w:r>
    </w:p>
  </w:comment>
  <w:comment w:id="24" w:author="Michelle Leishman" w:date="2014-04-08T16:36:00Z" w:initials="ML">
    <w:p w14:paraId="01D5B626" w14:textId="2951C83E" w:rsidR="009920EF" w:rsidRDefault="009920EF">
      <w:pPr>
        <w:pStyle w:val="CommentText"/>
      </w:pPr>
      <w:r>
        <w:rPr>
          <w:rStyle w:val="CommentReference"/>
        </w:rPr>
        <w:annotationRef/>
      </w:r>
      <w:r>
        <w:t>Most appropriate method for what?</w:t>
      </w:r>
    </w:p>
  </w:comment>
  <w:comment w:id="23" w:author="Michelle Leishman" w:date="2014-04-08T16:36:00Z" w:initials="ML">
    <w:p w14:paraId="70CDF67C" w14:textId="6AE2FDB7" w:rsidR="009920EF" w:rsidRDefault="009920EF">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25" w:author="Michelle Leishman" w:date="2014-04-08T16:36:00Z" w:initials="ML">
    <w:p w14:paraId="203A6740" w14:textId="3CA6476D" w:rsidR="009920EF" w:rsidRDefault="009920EF">
      <w:pPr>
        <w:pStyle w:val="CommentText"/>
      </w:pPr>
      <w:r>
        <w:rPr>
          <w:rStyle w:val="CommentReference"/>
        </w:rPr>
        <w:annotationRef/>
      </w:r>
      <w:r>
        <w:t>Need a ref for this?</w:t>
      </w:r>
    </w:p>
  </w:comment>
  <w:comment w:id="26" w:author="James Lawson" w:date="2014-04-28T12:06:00Z" w:initials="JL">
    <w:p w14:paraId="40B2337F" w14:textId="02CD1D9E" w:rsidR="009920EF" w:rsidRDefault="009920EF">
      <w:pPr>
        <w:pStyle w:val="CommentText"/>
      </w:pPr>
      <w:r>
        <w:rPr>
          <w:rStyle w:val="CommentReference"/>
        </w:rPr>
        <w:annotationRef/>
      </w:r>
      <w:r>
        <w:t>The River Analysis Package ref should do, as RAP implements the specific algorithm</w:t>
      </w:r>
    </w:p>
  </w:comment>
  <w:comment w:id="27" w:author="Michelle Leishman" w:date="2014-04-08T16:36:00Z" w:initials="ML">
    <w:p w14:paraId="3FAF2B1F" w14:textId="21253290" w:rsidR="009920EF" w:rsidRDefault="009920EF">
      <w:pPr>
        <w:pStyle w:val="CommentText"/>
      </w:pPr>
      <w:r>
        <w:rPr>
          <w:rStyle w:val="CommentReference"/>
        </w:rPr>
        <w:annotationRef/>
      </w:r>
      <w:r>
        <w:t>Do you need to use the abbreviations? I guess I’ll find out as I continue through the manuscript…</w:t>
      </w:r>
    </w:p>
  </w:comment>
  <w:comment w:id="28" w:author="James Lawson" w:date="2014-04-28T12:07:00Z" w:initials="JL">
    <w:p w14:paraId="5B397B42" w14:textId="69D4A804" w:rsidR="009920EF" w:rsidRDefault="009920EF">
      <w:pPr>
        <w:pStyle w:val="CommentText"/>
      </w:pPr>
      <w:r>
        <w:rPr>
          <w:rStyle w:val="CommentReference"/>
        </w:rPr>
        <w:annotationRef/>
      </w:r>
      <w:r>
        <w:t>I prefer the abbreviations, although I’m open to convincing.</w:t>
      </w:r>
    </w:p>
  </w:comment>
  <w:comment w:id="29" w:author="Michelle Leishman" w:date="2014-04-08T16:36:00Z" w:initials="ML">
    <w:p w14:paraId="2661E280" w14:textId="56A3F764" w:rsidR="009920EF" w:rsidRDefault="009920EF">
      <w:pPr>
        <w:pStyle w:val="CommentText"/>
      </w:pPr>
      <w:r>
        <w:rPr>
          <w:rStyle w:val="CommentReference"/>
        </w:rPr>
        <w:annotationRef/>
      </w:r>
      <w:r>
        <w:t>You’ve used C for constancy in the table, M for contingency</w:t>
      </w:r>
    </w:p>
  </w:comment>
  <w:comment w:id="30" w:author="Michelle Leishman" w:date="2014-04-08T16:36:00Z" w:initials="ML">
    <w:p w14:paraId="4503A415" w14:textId="4B3217E6" w:rsidR="009920EF" w:rsidRDefault="009920EF">
      <w:pPr>
        <w:pStyle w:val="CommentText"/>
      </w:pPr>
      <w:r>
        <w:rPr>
          <w:rStyle w:val="CommentReference"/>
        </w:rPr>
        <w:annotationRef/>
      </w:r>
      <w:r>
        <w:t>Are there p-values from this analysis?</w:t>
      </w:r>
    </w:p>
  </w:comment>
  <w:comment w:id="31" w:author="Michelle Leishman" w:date="2014-04-08T16:36:00Z" w:initials="ML">
    <w:p w14:paraId="6048C0A0" w14:textId="1907C8DF" w:rsidR="009920EF" w:rsidRDefault="009920EF">
      <w:pPr>
        <w:pStyle w:val="CommentText"/>
      </w:pPr>
      <w:r>
        <w:rPr>
          <w:rStyle w:val="CommentReference"/>
        </w:rPr>
        <w:annotationRef/>
      </w:r>
      <w:r>
        <w:t>I’m surprised because the error bars look like they don’t overlap. Should put stats in even though non-sig</w:t>
      </w:r>
    </w:p>
  </w:comment>
  <w:comment w:id="32" w:author="James Lawson" w:date="2014-04-28T12:53:00Z" w:initials="JL">
    <w:p w14:paraId="74A699D7" w14:textId="3C95FEED" w:rsidR="009920EF" w:rsidRDefault="009920EF">
      <w:pPr>
        <w:pStyle w:val="CommentText"/>
      </w:pPr>
      <w:r>
        <w:rPr>
          <w:rStyle w:val="CommentReference"/>
        </w:rPr>
        <w:annotationRef/>
      </w:r>
      <w:r>
        <w:t>Yeah, strange huh? I checked the numbers and they’re correct.</w:t>
      </w:r>
    </w:p>
  </w:comment>
  <w:comment w:id="33" w:author="Michelle Leishman" w:date="2014-04-08T16:36:00Z" w:initials="ML">
    <w:p w14:paraId="47EACB86" w14:textId="0E5D4492" w:rsidR="009920EF" w:rsidRDefault="009920EF">
      <w:pPr>
        <w:pStyle w:val="CommentText"/>
      </w:pPr>
      <w:r>
        <w:rPr>
          <w:rStyle w:val="CommentReference"/>
        </w:rPr>
        <w:annotationRef/>
      </w:r>
      <w:r>
        <w:t>Explain what the 3 hydrological classes are</w:t>
      </w:r>
    </w:p>
  </w:comment>
  <w:comment w:id="34" w:author="Michelle Leishman" w:date="2014-04-08T16:36:00Z" w:initials="ML">
    <w:p w14:paraId="75BA7E16" w14:textId="17990DE3" w:rsidR="009920EF" w:rsidRDefault="009920EF">
      <w:pPr>
        <w:pStyle w:val="CommentText"/>
      </w:pPr>
      <w:r>
        <w:rPr>
          <w:rStyle w:val="CommentReference"/>
        </w:rPr>
        <w:annotationRef/>
      </w:r>
      <w:proofErr w:type="gramStart"/>
      <w:r>
        <w:t>stats</w:t>
      </w:r>
      <w:proofErr w:type="gramEnd"/>
    </w:p>
  </w:comment>
  <w:comment w:id="35" w:author="Michelle Leishman" w:date="2014-04-08T16:36:00Z" w:initials="ML">
    <w:p w14:paraId="2D28EB40" w14:textId="61BB7F08" w:rsidR="009920EF" w:rsidRDefault="009920EF">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9920EF" w:rsidRDefault="009920EF">
      <w:pPr>
        <w:pStyle w:val="CommentText"/>
      </w:pPr>
    </w:p>
    <w:p w14:paraId="74D1FF5A" w14:textId="716B30C9" w:rsidR="009920EF" w:rsidRDefault="009920EF">
      <w:pPr>
        <w:pStyle w:val="CommentText"/>
      </w:pPr>
      <w:r>
        <w:t>I think I’d rather use the full title of the metrics rather than the acronyms.</w:t>
      </w:r>
    </w:p>
  </w:comment>
  <w:comment w:id="36" w:author="Michelle Leishman" w:date="2014-04-08T16:36:00Z" w:initials="ML">
    <w:p w14:paraId="764B9246" w14:textId="7EDA8E1E" w:rsidR="009920EF" w:rsidRDefault="009920EF">
      <w:pPr>
        <w:pStyle w:val="CommentText"/>
      </w:pPr>
      <w:r>
        <w:rPr>
          <w:rStyle w:val="CommentReference"/>
        </w:rPr>
        <w:annotationRef/>
      </w:r>
      <w:r>
        <w:t>Make sure you get your Ms and Cs correct</w:t>
      </w:r>
    </w:p>
    <w:p w14:paraId="7C1293B1" w14:textId="77777777" w:rsidR="009920EF" w:rsidRDefault="009920EF">
      <w:pPr>
        <w:pStyle w:val="CommentText"/>
      </w:pPr>
    </w:p>
    <w:p w14:paraId="3B885C39" w14:textId="5438700A" w:rsidR="009920EF" w:rsidRDefault="009920EF">
      <w:pPr>
        <w:pStyle w:val="CommentText"/>
      </w:pPr>
      <w:r>
        <w:t>Comments on acronyms and stats in text as for Fig 3</w:t>
      </w:r>
    </w:p>
  </w:comment>
  <w:comment w:id="37" w:author="James Lawson" w:date="2014-04-28T13:04:00Z" w:initials="JL">
    <w:p w14:paraId="26165912" w14:textId="58C03ED9" w:rsidR="009920EF" w:rsidRDefault="009920EF">
      <w:pPr>
        <w:pStyle w:val="CommentText"/>
      </w:pPr>
      <w:r>
        <w:rPr>
          <w:rStyle w:val="CommentReference"/>
        </w:rPr>
        <w:annotationRef/>
      </w:r>
      <w:r>
        <w:t>Yep, one’s correct.</w:t>
      </w:r>
    </w:p>
  </w:comment>
  <w:comment w:id="38" w:author="Michelle Leishman" w:date="2014-04-08T16:36:00Z" w:initials="ML">
    <w:p w14:paraId="42D38D8A" w14:textId="518C7757" w:rsidR="009920EF" w:rsidRDefault="009920EF">
      <w:pPr>
        <w:pStyle w:val="CommentText"/>
      </w:pPr>
      <w:r>
        <w:rPr>
          <w:rStyle w:val="CommentReference"/>
        </w:rPr>
        <w:annotationRef/>
      </w:r>
      <w:r>
        <w:t>Think about use of acronyms</w:t>
      </w:r>
    </w:p>
    <w:p w14:paraId="5BFA8731" w14:textId="77777777" w:rsidR="009920EF" w:rsidRDefault="009920EF">
      <w:pPr>
        <w:pStyle w:val="CommentText"/>
      </w:pPr>
    </w:p>
    <w:p w14:paraId="5775DCB8" w14:textId="1902A51E" w:rsidR="009920EF" w:rsidRDefault="009920EF">
      <w:pPr>
        <w:pStyle w:val="CommentText"/>
      </w:pPr>
      <w:r>
        <w:t>Might be helpful to put sig results in bold</w:t>
      </w:r>
    </w:p>
  </w:comment>
  <w:comment w:id="39" w:author="Michelle Leishman" w:date="2014-04-08T16:36:00Z" w:initials="ML">
    <w:p w14:paraId="1093BDC2" w14:textId="483C0543" w:rsidR="009920EF" w:rsidRDefault="009920EF">
      <w:pPr>
        <w:pStyle w:val="CommentText"/>
      </w:pPr>
      <w:r>
        <w:rPr>
          <w:rStyle w:val="CommentReference"/>
        </w:rPr>
        <w:annotationRef/>
      </w:r>
      <w:r>
        <w:t>I like this paragraph but it reads like it belongs in the Discussion rather than the Results</w:t>
      </w:r>
    </w:p>
  </w:comment>
  <w:comment w:id="40" w:author="James Lawson" w:date="2014-04-28T13:09:00Z" w:initials="JL">
    <w:p w14:paraId="4ACA296D" w14:textId="574612F7" w:rsidR="009920EF" w:rsidRDefault="009920EF">
      <w:pPr>
        <w:pStyle w:val="CommentText"/>
      </w:pPr>
      <w:r>
        <w:rPr>
          <w:rStyle w:val="CommentReference"/>
        </w:rPr>
        <w:annotationRef/>
      </w:r>
      <w:r>
        <w:t>I agree, but not enough to actually move it. I did play with moving it to the discussion but it didn’t quite fit anywhere.</w:t>
      </w:r>
    </w:p>
  </w:comment>
  <w:comment w:id="41" w:author="James Lawson" w:date="2014-04-28T13:11:00Z" w:initials="JL">
    <w:p w14:paraId="511C3DFB" w14:textId="28ED44E8" w:rsidR="009920EF" w:rsidRDefault="009920EF">
      <w:pPr>
        <w:pStyle w:val="CommentText"/>
      </w:pPr>
      <w:r>
        <w:rPr>
          <w:rStyle w:val="CommentReference"/>
        </w:rPr>
        <w:annotationRef/>
      </w:r>
      <w:r>
        <w:t>Added this in so I can refer to it later. The supplementary materials will include my data and plots of single species regressions. I might include my R code but it doesn’t really contain much of interest.</w:t>
      </w:r>
    </w:p>
  </w:comment>
  <w:comment w:id="42" w:author="Michelle Leishman" w:date="2014-04-08T16:37:00Z" w:initials="ML">
    <w:p w14:paraId="661B9851" w14:textId="060E9A99" w:rsidR="009920EF" w:rsidRDefault="009920EF">
      <w:pPr>
        <w:pStyle w:val="CommentText"/>
      </w:pPr>
      <w:r>
        <w:rPr>
          <w:rStyle w:val="CommentReference"/>
        </w:rPr>
        <w:annotationRef/>
      </w:r>
      <w:r>
        <w:t>PC4-9 probably a bit superfluous</w:t>
      </w:r>
    </w:p>
  </w:comment>
  <w:comment w:id="43" w:author="Michelle Leishman" w:date="2014-04-08T16:39:00Z" w:initials="ML">
    <w:p w14:paraId="3ED10A00" w14:textId="44381B11" w:rsidR="009920EF" w:rsidRDefault="009920EF">
      <w:pPr>
        <w:pStyle w:val="CommentText"/>
      </w:pPr>
      <w:r>
        <w:rPr>
          <w:rStyle w:val="CommentReference"/>
        </w:rPr>
        <w:annotationRef/>
      </w:r>
      <w:r>
        <w:t>I think I would remove ellipses, make symbols bigger, get rid of acronyms, remove decimal points from %</w:t>
      </w:r>
    </w:p>
  </w:comment>
  <w:comment w:id="44" w:author="Michelle Leishman" w:date="2014-04-08T16:41:00Z" w:initials="ML">
    <w:p w14:paraId="6B0892D6" w14:textId="349B17BB" w:rsidR="009920EF" w:rsidRDefault="009920EF">
      <w:pPr>
        <w:pStyle w:val="CommentText"/>
      </w:pPr>
      <w:r>
        <w:rPr>
          <w:rStyle w:val="CommentReference"/>
        </w:rPr>
        <w:annotationRef/>
      </w:r>
      <w:r>
        <w:t>?</w:t>
      </w:r>
    </w:p>
  </w:comment>
  <w:comment w:id="45" w:author="Michelle Leishman" w:date="2014-04-08T17:24:00Z" w:initials="ML">
    <w:p w14:paraId="04564AFB" w14:textId="6A188A70" w:rsidR="009920EF" w:rsidRDefault="009920EF">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46" w:author="Michelle Leishman" w:date="2014-04-08T16:46:00Z" w:initials="ML">
    <w:p w14:paraId="09681A71" w14:textId="7389953E" w:rsidR="009920EF" w:rsidRDefault="009920EF">
      <w:pPr>
        <w:pStyle w:val="CommentText"/>
      </w:pPr>
      <w:r>
        <w:rPr>
          <w:rStyle w:val="CommentReference"/>
        </w:rPr>
        <w:annotationRef/>
      </w:r>
      <w:r>
        <w:t>In relation to wood density anyway!</w:t>
      </w:r>
    </w:p>
  </w:comment>
  <w:comment w:id="47" w:author="Dr Kirstie Fryirs" w:date="2014-04-08T16:36:00Z" w:initials="KF">
    <w:p w14:paraId="011B7361" w14:textId="11B2CB3C" w:rsidR="009920EF" w:rsidRDefault="009920EF">
      <w:pPr>
        <w:pStyle w:val="CommentText"/>
      </w:pPr>
      <w:r>
        <w:rPr>
          <w:rStyle w:val="CommentReference"/>
        </w:rPr>
        <w:annotationRef/>
      </w:r>
      <w:r>
        <w:t>Elaborate or clarify – not entirely sure what you are saying here</w:t>
      </w:r>
    </w:p>
  </w:comment>
  <w:comment w:id="48" w:author="Michelle Leishman" w:date="2014-04-08T17:25:00Z" w:initials="ML">
    <w:p w14:paraId="679CFA1D" w14:textId="2BCA1488" w:rsidR="009920EF" w:rsidRDefault="009920EF">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49" w:author="Michelle Leishman" w:date="2014-04-08T17:01:00Z" w:initials="ML">
    <w:p w14:paraId="6E06C08A" w14:textId="2222EE4F" w:rsidR="009920EF" w:rsidRDefault="009920EF">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50" w:author="James Lawson" w:date="2014-04-14T14:31:00Z" w:initials="JL">
    <w:p w14:paraId="72006B24" w14:textId="7A205BE8" w:rsidR="009920EF" w:rsidRDefault="009920EF">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9920EF" w:rsidRDefault="009920EF">
      <w:pPr>
        <w:pStyle w:val="CommentText"/>
      </w:pPr>
    </w:p>
    <w:p w14:paraId="1ED27C94" w14:textId="759BEF9F" w:rsidR="009920EF" w:rsidRDefault="009920EF">
      <w:pPr>
        <w:pStyle w:val="CommentText"/>
      </w:pPr>
      <w:r>
        <w:t>@ KF – this is my own assertion, so no ref required</w:t>
      </w:r>
    </w:p>
  </w:comment>
  <w:comment w:id="51" w:author="Dr Kirstie Fryirs" w:date="2014-04-08T16:36:00Z" w:initials="KF">
    <w:p w14:paraId="77D86895" w14:textId="6F6E9F12" w:rsidR="009920EF" w:rsidRDefault="009920EF">
      <w:pPr>
        <w:pStyle w:val="CommentText"/>
      </w:pPr>
      <w:r>
        <w:rPr>
          <w:rStyle w:val="CommentReference"/>
        </w:rPr>
        <w:annotationRef/>
      </w:r>
      <w:r>
        <w:t xml:space="preserve">Ref </w:t>
      </w:r>
      <w:proofErr w:type="spellStart"/>
      <w:r>
        <w:t>neede</w:t>
      </w:r>
      <w:proofErr w:type="spellEnd"/>
      <w:r>
        <w:t xml:space="preserve"> in here</w:t>
      </w:r>
    </w:p>
  </w:comment>
  <w:comment w:id="52" w:author="Michelle Leishman" w:date="2014-04-08T17:02:00Z" w:initials="ML">
    <w:p w14:paraId="189E2775" w14:textId="01EFFAD1" w:rsidR="009920EF" w:rsidRDefault="009920EF">
      <w:pPr>
        <w:pStyle w:val="CommentText"/>
      </w:pPr>
      <w:r>
        <w:rPr>
          <w:rStyle w:val="CommentReference"/>
        </w:rPr>
        <w:annotationRef/>
      </w:r>
      <w:r>
        <w:t>From what sorts of systems?</w:t>
      </w:r>
    </w:p>
  </w:comment>
  <w:comment w:id="53" w:author="Michelle Leishman" w:date="2014-04-08T17:12:00Z" w:initials="ML">
    <w:p w14:paraId="10EAFE22" w14:textId="7A391EB0" w:rsidR="009920EF" w:rsidRDefault="009920EF">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54" w:author="James Lawson" w:date="2014-04-14T14:12:00Z" w:initials="JL">
    <w:p w14:paraId="5B1C7A74" w14:textId="0BEE6096" w:rsidR="009920EF" w:rsidRDefault="009920EF">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55" w:author="Michelle Leishman" w:date="2014-04-08T17:12:00Z" w:initials="ML">
    <w:p w14:paraId="5E06BA18" w14:textId="1231BB19" w:rsidR="009920EF" w:rsidRDefault="009920EF">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56" w:author="Dr Kirstie Fryirs" w:date="2014-04-08T16:36:00Z" w:initials="KF">
    <w:p w14:paraId="116BBF96" w14:textId="023E6A79" w:rsidR="009920EF" w:rsidRDefault="009920EF">
      <w:pPr>
        <w:pStyle w:val="CommentText"/>
      </w:pPr>
      <w:r>
        <w:rPr>
          <w:rStyle w:val="CommentReference"/>
        </w:rPr>
        <w:annotationRef/>
      </w:r>
      <w:r>
        <w:t>Ref needed in here</w:t>
      </w:r>
    </w:p>
  </w:comment>
  <w:comment w:id="57" w:author="Dr Kirstie Fryirs" w:date="2014-04-08T16:36:00Z" w:initials="KF">
    <w:p w14:paraId="011AC062" w14:textId="77777777" w:rsidR="009920EF" w:rsidRDefault="009920EF">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9920EF" w:rsidRDefault="009920EF">
      <w:pPr>
        <w:pStyle w:val="CommentText"/>
      </w:pPr>
    </w:p>
    <w:p w14:paraId="72ED96C2" w14:textId="3C088FB6" w:rsidR="009920EF" w:rsidRDefault="009920EF">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58" w:author="James Lawson" w:date="2014-04-14T13:49:00Z" w:initials="JL">
    <w:p w14:paraId="2D565F67" w14:textId="07FA4918" w:rsidR="009920EF" w:rsidRDefault="009920EF">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59" w:author="Michelle Leishman" w:date="2014-04-08T17:16:00Z" w:initials="ML">
    <w:p w14:paraId="3016174B" w14:textId="7FFB12F1" w:rsidR="009920EF" w:rsidRDefault="009920EF">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60" w:author="Dr Kirstie Fryirs" w:date="2014-04-08T16:36:00Z" w:initials="KF">
    <w:p w14:paraId="5C19918A" w14:textId="77777777" w:rsidR="009920EF" w:rsidRDefault="009920EF">
      <w:pPr>
        <w:pStyle w:val="CommentText"/>
      </w:pPr>
      <w:r>
        <w:rPr>
          <w:rStyle w:val="CommentReference"/>
        </w:rPr>
        <w:annotationRef/>
      </w:r>
      <w:r>
        <w:t>Ref needed in here</w:t>
      </w:r>
    </w:p>
    <w:p w14:paraId="4297FF86" w14:textId="77777777" w:rsidR="009920EF" w:rsidRDefault="009920EF">
      <w:pPr>
        <w:pStyle w:val="CommentText"/>
      </w:pPr>
    </w:p>
    <w:p w14:paraId="61FCF37C" w14:textId="5FDAEE91" w:rsidR="009920EF" w:rsidRDefault="009920EF">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63" w:author="James Lawson" w:date="2014-04-23T17:10:00Z" w:initials="JL">
    <w:p w14:paraId="603425FB" w14:textId="62512086" w:rsidR="009920EF" w:rsidRDefault="009920EF">
      <w:pPr>
        <w:pStyle w:val="CommentText"/>
      </w:pPr>
      <w:r>
        <w:rPr>
          <w:rStyle w:val="CommentReference"/>
        </w:rPr>
        <w:annotationRef/>
      </w:r>
      <w:r>
        <w:t>This feels a bit bloated. Is it worth it just to refer back to those two articles I mentioned in the intro?</w:t>
      </w:r>
    </w:p>
  </w:comment>
  <w:comment w:id="74" w:author="Dr Kirstie Fryirs" w:date="2014-04-08T16:36:00Z" w:initials="KF">
    <w:p w14:paraId="711A5A86" w14:textId="5FE1E13B" w:rsidR="009920EF" w:rsidRDefault="009920EF">
      <w:pPr>
        <w:pStyle w:val="CommentText"/>
      </w:pPr>
      <w:r>
        <w:rPr>
          <w:rStyle w:val="CommentReference"/>
        </w:rPr>
        <w:annotationRef/>
      </w:r>
      <w:r>
        <w:t>Refs needed in here</w:t>
      </w:r>
    </w:p>
  </w:comment>
  <w:comment w:id="75" w:author="Dr Kirstie Fryirs" w:date="2014-04-08T16:36:00Z" w:initials="KF">
    <w:p w14:paraId="6B1AF196" w14:textId="738D8E4E" w:rsidR="009920EF" w:rsidRDefault="009920EF">
      <w:pPr>
        <w:pStyle w:val="CommentText"/>
      </w:pPr>
      <w:bookmarkStart w:id="76" w:name="_GoBack"/>
      <w:bookmarkEnd w:id="76"/>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78" w:author="Michelle Leishman" w:date="2014-04-08T17:22:00Z" w:initials="ML">
    <w:p w14:paraId="4E12D9CD" w14:textId="316CDB68" w:rsidR="009920EF" w:rsidRDefault="009920EF">
      <w:pPr>
        <w:pStyle w:val="CommentText"/>
      </w:pPr>
      <w:r>
        <w:rPr>
          <w:rStyle w:val="CommentReference"/>
        </w:rPr>
        <w:annotationRef/>
      </w:r>
      <w:r>
        <w:t>I don’t really like KF’s addition but see how you go!</w:t>
      </w:r>
    </w:p>
  </w:comment>
  <w:comment w:id="79" w:author="Michelle Leishman" w:date="2014-04-08T17:22:00Z" w:initials="ML">
    <w:p w14:paraId="2BA80202" w14:textId="5BAE5F75" w:rsidR="009920EF" w:rsidRDefault="009920EF">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507F4" w15:done="0"/>
  <w15:commentEx w15:paraId="20887BA4" w15:done="0"/>
  <w15:commentEx w15:paraId="05A575F7" w15:done="0"/>
  <w15:commentEx w15:paraId="15A99502" w15:done="0"/>
  <w15:commentEx w15:paraId="7C35F91F"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327BC391" w15:done="0"/>
  <w15:commentEx w15:paraId="1621AF31" w15:done="0"/>
  <w15:commentEx w15:paraId="403FFDC1" w15:done="0"/>
  <w15:commentEx w15:paraId="7699CFDC" w15:done="0"/>
  <w15:commentEx w15:paraId="23168032" w15:done="0"/>
  <w15:commentEx w15:paraId="415BA8CA" w15:done="0"/>
  <w15:commentEx w15:paraId="60A7427D" w15:done="0"/>
  <w15:commentEx w15:paraId="01D5B626" w15:done="0"/>
  <w15:commentEx w15:paraId="70CDF67C" w15:done="0"/>
  <w15:commentEx w15:paraId="203A6740" w15:done="0"/>
  <w15:commentEx w15:paraId="40B2337F" w15:done="0"/>
  <w15:commentEx w15:paraId="3FAF2B1F" w15:done="0"/>
  <w15:commentEx w15:paraId="5B397B42" w15:done="0"/>
  <w15:commentEx w15:paraId="2661E280" w15:done="0"/>
  <w15:commentEx w15:paraId="4503A415" w15:done="0"/>
  <w15:commentEx w15:paraId="6048C0A0" w15:done="0"/>
  <w15:commentEx w15:paraId="74A699D7" w15:paraIdParent="6048C0A0" w15:done="0"/>
  <w15:commentEx w15:paraId="47EACB86" w15:done="0"/>
  <w15:commentEx w15:paraId="75BA7E16" w15:done="0"/>
  <w15:commentEx w15:paraId="74D1FF5A" w15:done="0"/>
  <w15:commentEx w15:paraId="3B885C39" w15:done="0"/>
  <w15:commentEx w15:paraId="26165912" w15:paraIdParent="3B885C39" w15:done="0"/>
  <w15:commentEx w15:paraId="5775DCB8" w15:done="0"/>
  <w15:commentEx w15:paraId="1093BDC2" w15:done="0"/>
  <w15:commentEx w15:paraId="4ACA296D" w15:paraIdParent="1093BDC2" w15:done="0"/>
  <w15:commentEx w15:paraId="511C3DFB" w15:done="0"/>
  <w15:commentEx w15:paraId="661B9851" w15:done="0"/>
  <w15:commentEx w15:paraId="3ED10A00" w15:done="0"/>
  <w15:commentEx w15:paraId="6B0892D6" w15:done="0"/>
  <w15:commentEx w15:paraId="04564AFB" w15:done="0"/>
  <w15:commentEx w15:paraId="09681A71" w15:done="0"/>
  <w15:commentEx w15:paraId="011B7361" w15:done="0"/>
  <w15:commentEx w15:paraId="679CFA1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603425FB" w15:done="0"/>
  <w15:commentEx w15:paraId="711A5A86" w15:done="0"/>
  <w15:commentEx w15:paraId="6B1AF196" w15:done="0"/>
  <w15:commentEx w15:paraId="4E12D9CD"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96684"/>
    <w:rsid w:val="000B0D71"/>
    <w:rsid w:val="000E11B0"/>
    <w:rsid w:val="000F2CFB"/>
    <w:rsid w:val="001049B7"/>
    <w:rsid w:val="001133BD"/>
    <w:rsid w:val="00133AB6"/>
    <w:rsid w:val="00135469"/>
    <w:rsid w:val="00144006"/>
    <w:rsid w:val="00180A63"/>
    <w:rsid w:val="001C1040"/>
    <w:rsid w:val="001D57C9"/>
    <w:rsid w:val="001F68B4"/>
    <w:rsid w:val="00260C3B"/>
    <w:rsid w:val="00271470"/>
    <w:rsid w:val="00286C27"/>
    <w:rsid w:val="00290091"/>
    <w:rsid w:val="00295EF9"/>
    <w:rsid w:val="002A0E4A"/>
    <w:rsid w:val="002E43DE"/>
    <w:rsid w:val="002E57A8"/>
    <w:rsid w:val="00311F05"/>
    <w:rsid w:val="00335320"/>
    <w:rsid w:val="003579D9"/>
    <w:rsid w:val="00360B12"/>
    <w:rsid w:val="003721C9"/>
    <w:rsid w:val="003C657A"/>
    <w:rsid w:val="003F4885"/>
    <w:rsid w:val="00417C34"/>
    <w:rsid w:val="00423B8A"/>
    <w:rsid w:val="004247CF"/>
    <w:rsid w:val="004278C7"/>
    <w:rsid w:val="00442E26"/>
    <w:rsid w:val="00453CFC"/>
    <w:rsid w:val="00454F26"/>
    <w:rsid w:val="004711BF"/>
    <w:rsid w:val="00483144"/>
    <w:rsid w:val="004C1493"/>
    <w:rsid w:val="005213D9"/>
    <w:rsid w:val="005725E6"/>
    <w:rsid w:val="00576141"/>
    <w:rsid w:val="005779AB"/>
    <w:rsid w:val="005B4881"/>
    <w:rsid w:val="005D0A6C"/>
    <w:rsid w:val="005E166E"/>
    <w:rsid w:val="00617ABD"/>
    <w:rsid w:val="00621641"/>
    <w:rsid w:val="00625ED2"/>
    <w:rsid w:val="0063022F"/>
    <w:rsid w:val="00630B93"/>
    <w:rsid w:val="00650D8B"/>
    <w:rsid w:val="006602DD"/>
    <w:rsid w:val="0067461C"/>
    <w:rsid w:val="006817B9"/>
    <w:rsid w:val="00686747"/>
    <w:rsid w:val="0069430E"/>
    <w:rsid w:val="006A025A"/>
    <w:rsid w:val="006B1A67"/>
    <w:rsid w:val="006C1EC1"/>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216A2"/>
    <w:rsid w:val="00842036"/>
    <w:rsid w:val="0085737E"/>
    <w:rsid w:val="00873269"/>
    <w:rsid w:val="00876C83"/>
    <w:rsid w:val="009422EA"/>
    <w:rsid w:val="009447FC"/>
    <w:rsid w:val="00947919"/>
    <w:rsid w:val="009546E2"/>
    <w:rsid w:val="00967E77"/>
    <w:rsid w:val="00970EE4"/>
    <w:rsid w:val="00980EC2"/>
    <w:rsid w:val="00981098"/>
    <w:rsid w:val="009920EF"/>
    <w:rsid w:val="009A1533"/>
    <w:rsid w:val="009A3C44"/>
    <w:rsid w:val="009C2AD8"/>
    <w:rsid w:val="009D2CA8"/>
    <w:rsid w:val="009D7666"/>
    <w:rsid w:val="00A22B81"/>
    <w:rsid w:val="00A26823"/>
    <w:rsid w:val="00A77737"/>
    <w:rsid w:val="00A87877"/>
    <w:rsid w:val="00AA0B4F"/>
    <w:rsid w:val="00AE0768"/>
    <w:rsid w:val="00AE6B7B"/>
    <w:rsid w:val="00AF1FDB"/>
    <w:rsid w:val="00B064E3"/>
    <w:rsid w:val="00B07C90"/>
    <w:rsid w:val="00B118A6"/>
    <w:rsid w:val="00B3552B"/>
    <w:rsid w:val="00B52E9B"/>
    <w:rsid w:val="00B542DB"/>
    <w:rsid w:val="00B55332"/>
    <w:rsid w:val="00B634E6"/>
    <w:rsid w:val="00BA7840"/>
    <w:rsid w:val="00BE0308"/>
    <w:rsid w:val="00BF2EA0"/>
    <w:rsid w:val="00BF2ED3"/>
    <w:rsid w:val="00BF3D08"/>
    <w:rsid w:val="00C05A9D"/>
    <w:rsid w:val="00C11E44"/>
    <w:rsid w:val="00C175AC"/>
    <w:rsid w:val="00C26FDD"/>
    <w:rsid w:val="00C27C76"/>
    <w:rsid w:val="00C30594"/>
    <w:rsid w:val="00C3096E"/>
    <w:rsid w:val="00C73D47"/>
    <w:rsid w:val="00C8137F"/>
    <w:rsid w:val="00C83CE4"/>
    <w:rsid w:val="00C95F5A"/>
    <w:rsid w:val="00CC24F8"/>
    <w:rsid w:val="00CD354D"/>
    <w:rsid w:val="00D0402B"/>
    <w:rsid w:val="00D10E82"/>
    <w:rsid w:val="00D25848"/>
    <w:rsid w:val="00D310D7"/>
    <w:rsid w:val="00D62BDA"/>
    <w:rsid w:val="00D66410"/>
    <w:rsid w:val="00DB30C6"/>
    <w:rsid w:val="00DB3F5D"/>
    <w:rsid w:val="00DC2070"/>
    <w:rsid w:val="00DE3338"/>
    <w:rsid w:val="00DE7C76"/>
    <w:rsid w:val="00E16840"/>
    <w:rsid w:val="00E2757B"/>
    <w:rsid w:val="00E665A9"/>
    <w:rsid w:val="00E773FF"/>
    <w:rsid w:val="00E81EF7"/>
    <w:rsid w:val="00E85869"/>
    <w:rsid w:val="00EA700F"/>
    <w:rsid w:val="00EB75EE"/>
    <w:rsid w:val="00ED02F3"/>
    <w:rsid w:val="00ED4BEC"/>
    <w:rsid w:val="00EF1F9C"/>
    <w:rsid w:val="00EF3710"/>
    <w:rsid w:val="00F1096D"/>
    <w:rsid w:val="00F26A9F"/>
    <w:rsid w:val="00F31C9B"/>
    <w:rsid w:val="00F40ED3"/>
    <w:rsid w:val="00F42B80"/>
    <w:rsid w:val="00F879B2"/>
    <w:rsid w:val="00FA2416"/>
    <w:rsid w:val="00FC0DFA"/>
    <w:rsid w:val="00FD150C"/>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F043B-AC6D-45EE-90DD-74DB0B23C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28</Pages>
  <Words>35278</Words>
  <Characters>201088</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235895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4</cp:revision>
  <dcterms:created xsi:type="dcterms:W3CDTF">2014-04-28T03:21:00Z</dcterms:created>
  <dcterms:modified xsi:type="dcterms:W3CDTF">2014-04-28T06:13:00Z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