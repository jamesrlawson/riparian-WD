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32EE9467" w:rsidR="00B55332" w:rsidRPr="005E166E" w:rsidRDefault="00B55332" w:rsidP="00A22B81">
      <w:pPr>
        <w:spacing w:line="360" w:lineRule="auto"/>
        <w:jc w:val="both"/>
        <w:rPr>
          <w:i/>
          <w:sz w:val="26"/>
          <w:szCs w:val="26"/>
        </w:rPr>
      </w:pPr>
      <w:r w:rsidRPr="005E166E">
        <w:rPr>
          <w:i/>
          <w:sz w:val="26"/>
          <w:szCs w:val="26"/>
        </w:rPr>
        <w:t xml:space="preserve">Hydrological conditions predict wood density in </w:t>
      </w:r>
      <w:del w:id="0" w:author="Dr Kirstie Fryirs " w:date="2014-04-02T13:50:00Z">
        <w:r w:rsidRPr="005E166E" w:rsidDel="00C30594">
          <w:rPr>
            <w:i/>
            <w:sz w:val="26"/>
            <w:szCs w:val="26"/>
          </w:rPr>
          <w:delText xml:space="preserve">Australian </w:delText>
        </w:r>
      </w:del>
      <w:r w:rsidRPr="005E166E">
        <w:rPr>
          <w:i/>
          <w:sz w:val="26"/>
          <w:szCs w:val="26"/>
        </w:rPr>
        <w:t>riparian plants</w:t>
      </w:r>
      <w:ins w:id="1" w:author="Dr Kirstie Fryirs " w:date="2014-04-02T13:50:00Z">
        <w:r w:rsidR="00C30594">
          <w:rPr>
            <w:i/>
            <w:sz w:val="26"/>
            <w:szCs w:val="26"/>
          </w:rPr>
          <w:t xml:space="preserve"> of South-eastern Australia: </w:t>
        </w:r>
        <w:commentRangeStart w:id="2"/>
        <w:r w:rsidR="00C30594">
          <w:rPr>
            <w:i/>
            <w:sz w:val="26"/>
            <w:szCs w:val="26"/>
          </w:rPr>
          <w:t>Implications for adaptation to future human-disturbance and climate change.</w:t>
        </w:r>
        <w:commentRangeEnd w:id="2"/>
        <w:r w:rsidR="00C30594">
          <w:rPr>
            <w:rStyle w:val="CommentReference"/>
          </w:rPr>
          <w:commentReference w:id="2"/>
        </w:r>
      </w:ins>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3"/>
      <w:r>
        <w:rPr>
          <w:b/>
        </w:rPr>
        <w:t>c</w:t>
      </w:r>
      <w:commentRangeEnd w:id="3"/>
      <w:r w:rsidR="00C30594">
        <w:rPr>
          <w:rStyle w:val="CommentReference"/>
        </w:rPr>
        <w:commentReference w:id="3"/>
      </w:r>
      <w:r>
        <w:rPr>
          <w:b/>
        </w:rPr>
        <w:t>t</w:t>
      </w:r>
    </w:p>
    <w:p w14:paraId="3544881A" w14:textId="0A08BBF1"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4"/>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4"/>
      <w:r w:rsidR="00C30594">
        <w:rPr>
          <w:rStyle w:val="CommentReference"/>
        </w:rPr>
        <w:commentReference w:id="4"/>
      </w:r>
      <w:r w:rsidRPr="005779AB">
        <w:rPr>
          <w:rFonts w:cs="Arial"/>
        </w:rPr>
        <w:t xml:space="preserve">ty as </w:t>
      </w:r>
      <w:commentRangeStart w:id="5"/>
      <w:r w:rsidRPr="005779AB">
        <w:rPr>
          <w:rFonts w:cs="Arial"/>
        </w:rPr>
        <w:t xml:space="preserve">they </w:t>
      </w:r>
      <w:commentRangeEnd w:id="5"/>
      <w:r w:rsidR="00C30594">
        <w:rPr>
          <w:rStyle w:val="CommentReference"/>
        </w:rPr>
        <w:commentReference w:id="5"/>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6"/>
      <w:r w:rsidRPr="005779AB">
        <w:rPr>
          <w:rFonts w:cs="Arial"/>
        </w:rPr>
        <w:t>Mean</w:t>
      </w:r>
      <w:commentRangeEnd w:id="6"/>
      <w:r w:rsidR="00C30594">
        <w:rPr>
          <w:rStyle w:val="CommentReference"/>
        </w:rPr>
        <w:commentReference w:id="6"/>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 – particularly disturbance and environmental unpredictability, as determinants of ecological strategy in riparian plants</w:t>
      </w:r>
      <w:ins w:id="7" w:author="Dr Kirstie Fryirs " w:date="2014-04-02T13:51:00Z">
        <w:r w:rsidR="00C30594">
          <w:rPr>
            <w:rFonts w:cs="Arial"/>
          </w:rPr>
          <w:t xml:space="preserve"> in systems dominated by extremes of flow variability and ENSO climate</w:t>
        </w:r>
      </w:ins>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0E5C4AFB"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commentRangeStart w:id="8"/>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 xml:space="preserve">(McGill, </w:t>
      </w:r>
      <w:ins w:id="9" w:author="Dr Kirstie Fryirs " w:date="2014-04-02T14:05:00Z">
        <w:r w:rsidR="00FF3274">
          <w:rPr>
            <w:noProof/>
            <w:lang w:val="en-US"/>
          </w:rPr>
          <w:t xml:space="preserve">et al. </w:t>
        </w:r>
      </w:ins>
      <w:del w:id="10" w:author="Dr Kirstie Fryirs " w:date="2014-04-02T14:05:00Z">
        <w:r w:rsidRPr="00EA700F" w:rsidDel="00FF3274">
          <w:rPr>
            <w:noProof/>
            <w:lang w:val="en-US"/>
          </w:rPr>
          <w:delText>Enquist, Weiher, &amp; Westoby</w:delText>
        </w:r>
      </w:del>
      <w:r w:rsidRPr="00EA700F">
        <w:rPr>
          <w:noProof/>
          <w:lang w:val="en-US"/>
        </w:rPr>
        <w:t>, 2006)</w:t>
      </w:r>
      <w:r w:rsidRPr="00EA700F">
        <w:rPr>
          <w:lang w:val="en-US"/>
        </w:rPr>
        <w:fldChar w:fldCharType="end"/>
      </w:r>
      <w:commentRangeEnd w:id="8"/>
      <w:r w:rsidR="00FF3274">
        <w:rPr>
          <w:rStyle w:val="CommentReference"/>
        </w:rPr>
        <w:commentReference w:id="8"/>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381DAE01"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69B551B0"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xml:space="preserve">. Consequently, an understanding of the mechanisms of riparian woody plant community assembly will provide important insights into </w:t>
      </w:r>
      <w:ins w:id="11" w:author="Dr Kirstie Fryirs " w:date="2014-04-02T14:06:00Z">
        <w:r w:rsidR="00FF3274">
          <w:t xml:space="preserve">the structure and function of </w:t>
        </w:r>
      </w:ins>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3517A012" w:rsidR="00EA700F" w:rsidRDefault="00B634E6" w:rsidP="00A22B81">
      <w:pPr>
        <w:spacing w:line="360" w:lineRule="auto"/>
        <w:jc w:val="both"/>
      </w:pPr>
      <w:r w:rsidRPr="00EA700F">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r w:rsidR="00EA700F">
        <w:t>,</w:t>
      </w:r>
      <w:r w:rsidRPr="00EA700F">
        <w:t xml:space="preserve"> </w:t>
      </w:r>
      <w:r w:rsidR="00EA700F">
        <w:t>and</w:t>
      </w:r>
      <w:r w:rsidRPr="00EA700F">
        <w:t xml:space="preserve"> can provide some insight into the importance of variation in wood density in riparian communities. Dense wood confers mechanical stiffness </w:t>
      </w:r>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63BA1DF0"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12"/>
      <w:r w:rsidRPr="00EA700F">
        <w:t xml:space="preserve">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w:t>
      </w:r>
      <w:commentRangeEnd w:id="12"/>
      <w:r w:rsidR="00FF3274">
        <w:rPr>
          <w:rStyle w:val="CommentReference"/>
        </w:rPr>
        <w:commentReference w:id="12"/>
      </w:r>
      <w:r w:rsidRPr="00EA700F">
        <w:t xml:space="preserve">Thus it seems likely that these observed relationships between wood density and recovery from disturbance at the individual level, as well as post-disturbance succession at the community level, </w:t>
      </w:r>
      <w:del w:id="13" w:author="Dr Kirstie Fryirs " w:date="2014-04-02T14:06:00Z">
        <w:r w:rsidR="00CD354D" w:rsidDel="00FF3274">
          <w:delText xml:space="preserve">should </w:delText>
        </w:r>
      </w:del>
      <w:ins w:id="14" w:author="Dr Kirstie Fryirs " w:date="2014-04-02T14:06:00Z">
        <w:r w:rsidR="00FF3274">
          <w:t xml:space="preserve">could </w:t>
        </w:r>
      </w:ins>
      <w:r w:rsidR="00CD354D">
        <w:t>also</w:t>
      </w:r>
      <w:r w:rsidRPr="00EA700F">
        <w:t xml:space="preserve"> be true for riparian systems. </w:t>
      </w:r>
    </w:p>
    <w:p w14:paraId="06673F74" w14:textId="6DB2FE58" w:rsidR="00B634E6" w:rsidRPr="00EA700F" w:rsidRDefault="00621641" w:rsidP="00A22B81">
      <w:pPr>
        <w:spacing w:line="360" w:lineRule="auto"/>
        <w:jc w:val="both"/>
      </w:pPr>
      <w:r>
        <w:t xml:space="preserve">While riparian plants have the best access to water in a landscape, dramatic fluctuations in soil moisture are often characteristic of the riparian </w:t>
      </w:r>
      <w:commentRangeStart w:id="15"/>
      <w:r>
        <w:t>environment</w:t>
      </w:r>
      <w:commentRangeEnd w:id="15"/>
      <w:r w:rsidR="00FF3274">
        <w:rPr>
          <w:rStyle w:val="CommentReference"/>
        </w:rPr>
        <w:commentReference w:id="15"/>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 xml:space="preserve">Martínez-Cabrera, Jones, Espino, &amp; Schenk, </w:t>
      </w:r>
      <w:bookmarkStart w:id="16" w:name="_GoBack"/>
      <w:bookmarkEnd w:id="16"/>
      <w:r w:rsidR="00B634E6" w:rsidRPr="00EA700F">
        <w:rPr>
          <w:noProof/>
        </w:rPr>
        <w:t>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A22B81">
      <w:pPr>
        <w:spacing w:line="360" w:lineRule="auto"/>
        <w:jc w:val="both"/>
      </w:pPr>
      <w:r>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77777777" w:rsidR="00A87877" w:rsidRPr="00EA700F" w:rsidRDefault="00A87877" w:rsidP="00A22B81">
      <w:pPr>
        <w:spacing w:line="360" w:lineRule="auto"/>
        <w:jc w:val="both"/>
      </w:pPr>
    </w:p>
    <w:p w14:paraId="5ACFD6B2" w14:textId="77777777" w:rsidR="00A87877" w:rsidRPr="00EA700F" w:rsidRDefault="00A87877" w:rsidP="00A22B81">
      <w:pPr>
        <w:spacing w:line="360" w:lineRule="auto"/>
        <w:jc w:val="both"/>
      </w:pPr>
    </w:p>
    <w:p w14:paraId="6882176A" w14:textId="77777777" w:rsidR="00A87877" w:rsidRPr="00EA700F" w:rsidRDefault="00A87877" w:rsidP="00A22B81">
      <w:pPr>
        <w:spacing w:line="360" w:lineRule="auto"/>
        <w:jc w:val="both"/>
      </w:pPr>
    </w:p>
    <w:p w14:paraId="6974AA06" w14:textId="77777777" w:rsidR="00A87877" w:rsidRPr="00EA700F" w:rsidRDefault="00A87877" w:rsidP="00A22B81">
      <w:pPr>
        <w:spacing w:line="360" w:lineRule="auto"/>
        <w:jc w:val="both"/>
      </w:pPr>
    </w:p>
    <w:p w14:paraId="346B9FB9" w14:textId="77777777" w:rsidR="00A87877" w:rsidRPr="00EA700F" w:rsidRDefault="00A87877" w:rsidP="00A22B81">
      <w:pPr>
        <w:spacing w:line="360" w:lineRule="auto"/>
        <w:jc w:val="both"/>
      </w:pPr>
    </w:p>
    <w:p w14:paraId="769023A6" w14:textId="77777777" w:rsidR="00A87877" w:rsidRPr="00EA700F" w:rsidRDefault="00A87877" w:rsidP="00A22B81">
      <w:pPr>
        <w:spacing w:line="360" w:lineRule="auto"/>
        <w:jc w:val="both"/>
      </w:pPr>
    </w:p>
    <w:p w14:paraId="264DD19D" w14:textId="77777777" w:rsidR="00A87877" w:rsidRPr="00EA700F" w:rsidRDefault="00A87877" w:rsidP="00A22B81">
      <w:pPr>
        <w:spacing w:line="360" w:lineRule="auto"/>
        <w:jc w:val="both"/>
      </w:pPr>
    </w:p>
    <w:p w14:paraId="1EC4ABD7" w14:textId="77777777" w:rsidR="00A87877" w:rsidRPr="00EA700F" w:rsidRDefault="00A87877" w:rsidP="00A22B81">
      <w:pPr>
        <w:spacing w:line="360" w:lineRule="auto"/>
        <w:jc w:val="both"/>
      </w:pPr>
    </w:p>
    <w:p w14:paraId="4A42108E" w14:textId="77777777" w:rsidR="00A87877" w:rsidRPr="00EA700F" w:rsidRDefault="00A87877" w:rsidP="00A22B81">
      <w:pPr>
        <w:spacing w:line="360" w:lineRule="auto"/>
        <w:jc w:val="both"/>
      </w:pPr>
    </w:p>
    <w:p w14:paraId="543DF779" w14:textId="77777777" w:rsidR="00A87877" w:rsidRPr="00EA700F" w:rsidRDefault="00A87877" w:rsidP="00A22B81">
      <w:pPr>
        <w:spacing w:line="360" w:lineRule="auto"/>
        <w:jc w:val="both"/>
      </w:pPr>
    </w:p>
    <w:p w14:paraId="7204AB58" w14:textId="77777777" w:rsidR="00A87877" w:rsidRPr="00EA700F" w:rsidRDefault="00A87877" w:rsidP="00A22B81">
      <w:pPr>
        <w:spacing w:line="360" w:lineRule="auto"/>
        <w:jc w:val="both"/>
      </w:pPr>
    </w:p>
    <w:p w14:paraId="56D07857" w14:textId="77777777" w:rsidR="00A87877" w:rsidRDefault="00A87877" w:rsidP="00A22B81">
      <w:pPr>
        <w:spacing w:line="360" w:lineRule="auto"/>
        <w:jc w:val="both"/>
      </w:pPr>
    </w:p>
    <w:p w14:paraId="793CF3FB" w14:textId="77777777" w:rsidR="007018A5" w:rsidRDefault="007018A5"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r w:rsidRPr="00EA700F">
        <w:rPr>
          <w:b/>
        </w:rPr>
        <w:t>Methods</w:t>
      </w:r>
    </w:p>
    <w:p w14:paraId="20719208" w14:textId="77777777" w:rsidR="00B634E6" w:rsidRPr="00EA700F" w:rsidRDefault="00B634E6" w:rsidP="00A22B81">
      <w:pPr>
        <w:spacing w:line="360" w:lineRule="auto"/>
        <w:jc w:val="both"/>
        <w:rPr>
          <w:b/>
        </w:rPr>
      </w:pPr>
      <w:r w:rsidRPr="00EA700F">
        <w:rPr>
          <w:b/>
        </w:rPr>
        <w:t>Study site selection</w:t>
      </w:r>
    </w:p>
    <w:p w14:paraId="3FFC0F8D" w14:textId="649D0450" w:rsidR="00B634E6" w:rsidRPr="00EA700F" w:rsidRDefault="00B634E6" w:rsidP="00A22B81">
      <w:pPr>
        <w:spacing w:line="360" w:lineRule="auto"/>
        <w:jc w:val="both"/>
      </w:pPr>
      <w:r w:rsidRPr="00EA700F">
        <w:t>Fifteen riparian sites were selected along gauged rivers within the South-East Coast 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17"/>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17"/>
      <w:r w:rsidR="00FF3274">
        <w:rPr>
          <w:rStyle w:val="CommentReference"/>
        </w:rPr>
        <w:commentReference w:id="17"/>
      </w:r>
      <w:r w:rsidRPr="00EA700F">
        <w:t xml:space="preserve">). These are the best represented hydrological classes in eastern NSW and VIC,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A22B81">
      <w:pPr>
        <w:keepNext/>
        <w:spacing w:line="360" w:lineRule="auto"/>
        <w:jc w:val="both"/>
      </w:pPr>
      <w:commentRangeStart w:id="18"/>
      <w:commentRangeStart w:id="19"/>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106174" cy="3700364"/>
                    </a:xfrm>
                    <a:prstGeom prst="rect">
                      <a:avLst/>
                    </a:prstGeom>
                  </pic:spPr>
                </pic:pic>
              </a:graphicData>
            </a:graphic>
          </wp:inline>
        </w:drawing>
      </w:r>
      <w:commentRangeEnd w:id="18"/>
      <w:r w:rsidR="00FF3274">
        <w:rPr>
          <w:rStyle w:val="CommentReference"/>
        </w:rPr>
        <w:commentReference w:id="18"/>
      </w:r>
      <w:commentRangeEnd w:id="19"/>
      <w:r w:rsidR="002E43DE">
        <w:rPr>
          <w:rStyle w:val="CommentReference"/>
        </w:rPr>
        <w:commentReference w:id="19"/>
      </w:r>
    </w:p>
    <w:p w14:paraId="1540BF97" w14:textId="5AE81C58"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EF3710">
        <w:rPr>
          <w:sz w:val="22"/>
          <w:szCs w:val="22"/>
        </w:rPr>
        <w:t>.</w:t>
      </w:r>
    </w:p>
    <w:p w14:paraId="20EA697E" w14:textId="7A0C1073"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ins w:id="20" w:author="Dr Kirstie Fryirs " w:date="2014-04-02T14:10:00Z">
        <w:r w:rsidR="00FF3274">
          <w:t xml:space="preserve"> and river type</w:t>
        </w:r>
      </w:ins>
      <w:r w:rsidRPr="00EA700F">
        <w:t xml:space="preserve">, the following further criteria were used to shortlist possible study sites: </w:t>
      </w:r>
      <w:ins w:id="21" w:author="Dr Kirstie Fryirs " w:date="2014-04-02T14:10:00Z">
        <w:r w:rsidR="00FF3274">
          <w:t>all were partly confined valleys with discontinuous floodplain pocket River Styles (c.f. Brierley and Fryirs, 2005)</w:t>
        </w:r>
      </w:ins>
      <w:ins w:id="22" w:author="Dr Kirstie Fryirs " w:date="2014-04-02T14:11:00Z">
        <w:r w:rsidR="00810634">
          <w:t xml:space="preserve">, had an </w:t>
        </w:r>
      </w:ins>
      <w:r w:rsidRPr="00EA700F">
        <w:t xml:space="preserve">intact native riparian vegetation cover (a band of native riparian vegetation extending &gt;15 m from </w:t>
      </w:r>
      <w:commentRangeStart w:id="23"/>
      <w:r w:rsidRPr="00EA700F">
        <w:t>the</w:t>
      </w:r>
      <w:commentRangeEnd w:id="23"/>
      <w:r w:rsidR="00810634">
        <w:rPr>
          <w:rStyle w:val="CommentReference"/>
        </w:rPr>
        <w:commentReference w:id="23"/>
      </w:r>
      <w:r w:rsidRPr="00EA700F">
        <w:t xml:space="preserve"> channel edge), </w:t>
      </w:r>
      <w:commentRangeStart w:id="24"/>
      <w:del w:id="25" w:author="Dr Kirstie Fryirs " w:date="2014-04-02T14:11:00Z">
        <w:r w:rsidRPr="00EA700F" w:rsidDel="00FF3274">
          <w:delText xml:space="preserve">natural </w:delText>
        </w:r>
      </w:del>
      <w:commentRangeEnd w:id="24"/>
      <w:r w:rsidR="00FF3274">
        <w:rPr>
          <w:rStyle w:val="CommentReference"/>
        </w:rPr>
        <w:commentReference w:id="24"/>
      </w:r>
      <w:ins w:id="26" w:author="Dr Kirstie Fryirs " w:date="2014-04-02T14:11:00Z">
        <w:r w:rsidR="00FF3274">
          <w:t>were in good</w:t>
        </w:r>
        <w:r w:rsidR="00FF3274" w:rsidRPr="00EA700F">
          <w:t xml:space="preserve"> </w:t>
        </w:r>
      </w:ins>
      <w:r w:rsidRPr="00EA700F">
        <w:t xml:space="preserve">geomorphic condition (lack of significant human-induced erosional or depositional landforms), </w:t>
      </w:r>
      <w:del w:id="27" w:author="Dr Kirstie Fryirs " w:date="2014-04-02T14:13:00Z">
        <w:r w:rsidRPr="00EA700F" w:rsidDel="00810634">
          <w:delText xml:space="preserve">and </w:delText>
        </w:r>
      </w:del>
      <w:r w:rsidRPr="00EA700F">
        <w:t xml:space="preserve">minimal </w:t>
      </w:r>
      <w:del w:id="28" w:author="Dr Kirstie Fryirs " w:date="2014-04-02T14:12:00Z">
        <w:r w:rsidRPr="00EA700F" w:rsidDel="00810634">
          <w:delText xml:space="preserve">catchment </w:delText>
        </w:r>
      </w:del>
      <w:ins w:id="29" w:author="Dr Kirstie Fryirs " w:date="2014-04-02T14:12:00Z">
        <w:r w:rsidR="00810634">
          <w:t>vegetation</w:t>
        </w:r>
        <w:r w:rsidR="00810634" w:rsidRPr="00EA700F">
          <w:t xml:space="preserve"> </w:t>
        </w:r>
      </w:ins>
      <w:r w:rsidRPr="00EA700F">
        <w:t>clearing (catchment predominantly covered by native vegetation)</w:t>
      </w:r>
      <w:ins w:id="30" w:author="Dr Kirstie Fryirs " w:date="2014-04-02T14:12:00Z">
        <w:r w:rsidR="00810634">
          <w:t xml:space="preserve"> and occurred in catchment smaller than</w:t>
        </w:r>
      </w:ins>
      <w:ins w:id="31" w:author="Dr Kirstie Fryirs " w:date="2014-04-02T14:13:00Z">
        <w:r w:rsidR="00810634">
          <w:t xml:space="preserve"> </w:t>
        </w:r>
        <w:r w:rsidR="00810634" w:rsidRPr="00EA700F">
          <w:t>1000 km</w:t>
        </w:r>
        <w:r w:rsidR="00810634" w:rsidRPr="00EA700F">
          <w:rPr>
            <w:vertAlign w:val="superscript"/>
          </w:rPr>
          <w:t>2</w:t>
        </w:r>
      </w:ins>
      <w:ins w:id="32" w:author="Dr Kirstie Fryirs " w:date="2014-04-02T14:12:00Z">
        <w:r w:rsidR="00810634">
          <w:t xml:space="preserve"> </w:t>
        </w:r>
      </w:ins>
      <w:r w:rsidRPr="00EA700F">
        <w:t xml:space="preserve">. These criteria were assessed using a combination of visual inspection of satellite photography (Google Earth, Microsoft Bing), </w:t>
      </w:r>
      <w:ins w:id="33" w:author="Dr Kirstie Fryirs " w:date="2014-04-02T14:13:00Z">
        <w:r w:rsidR="00810634">
          <w:t xml:space="preserve">and </w:t>
        </w:r>
      </w:ins>
      <w:r w:rsidRPr="00EA700F">
        <w:t>information from the NSW Riparian Vegetation Extent dataset and the NSW Office of Water River Styles® geospatial dataset (</w:t>
      </w:r>
      <w:r w:rsidRPr="00EA700F">
        <w:rPr>
          <w:rFonts w:cs="Helvetica"/>
        </w:rPr>
        <w:t>NSW Office of Water, Department of Primary Industries)</w:t>
      </w:r>
      <w:r w:rsidRPr="00EA700F">
        <w:t xml:space="preserve">. </w:t>
      </w:r>
      <w:del w:id="34" w:author="Dr Kirstie Fryirs " w:date="2014-04-02T14:13:00Z">
        <w:r w:rsidRPr="00EA700F" w:rsidDel="00810634">
          <w:delText>Large rivers with catchment area &gt;1000 km</w:delText>
        </w:r>
        <w:r w:rsidRPr="00EA700F" w:rsidDel="00810634">
          <w:rPr>
            <w:vertAlign w:val="superscript"/>
          </w:rPr>
          <w:delText>2</w:delText>
        </w:r>
        <w:r w:rsidRPr="00EA700F" w:rsidDel="00810634">
          <w:delText xml:space="preserve"> were </w:delText>
        </w:r>
        <w:r w:rsidR="0085737E" w:rsidDel="00810634">
          <w:delText>also</w:delText>
        </w:r>
        <w:r w:rsidRPr="00EA700F" w:rsidDel="00810634">
          <w:delText xml:space="preserve"> removed</w:delText>
        </w:r>
        <w:r w:rsidR="0085737E" w:rsidDel="00810634">
          <w:delText xml:space="preserve"> from consideration</w:delText>
        </w:r>
        <w:r w:rsidRPr="00EA700F" w:rsidDel="00810634">
          <w:delText xml:space="preserve">. </w:delText>
        </w:r>
      </w:del>
      <w:r w:rsidRPr="00EA700F">
        <w:t xml:space="preserve">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810634" w:rsidRDefault="00B634E6" w:rsidP="00A22B81">
      <w:pPr>
        <w:shd w:val="clear" w:color="auto" w:fill="FFFFFF"/>
        <w:spacing w:after="0" w:line="360" w:lineRule="auto"/>
        <w:jc w:val="both"/>
        <w:rPr>
          <w:rFonts w:eastAsia="Times New Roman" w:cs="Arial"/>
          <w:lang w:eastAsia="en-AU"/>
          <w:rPrChange w:id="35" w:author="Dr Kirstie Fryirs " w:date="2014-04-02T14:13:00Z">
            <w:rPr>
              <w:rFonts w:eastAsia="Times New Roman" w:cs="Arial"/>
              <w:color w:val="222222"/>
              <w:lang w:eastAsia="en-AU"/>
            </w:rPr>
          </w:rPrChange>
        </w:rPr>
      </w:pPr>
      <w:r w:rsidRPr="00810634">
        <w:rPr>
          <w:rFonts w:eastAsia="Times New Roman" w:cs="Arial"/>
          <w:lang w:eastAsia="en-AU"/>
          <w:rPrChange w:id="36" w:author="Dr Kirstie Fryirs " w:date="2014-04-02T14:13:00Z">
            <w:rPr>
              <w:rFonts w:eastAsia="Times New Roman" w:cs="Arial"/>
              <w:color w:val="222222"/>
              <w:lang w:eastAsia="en-AU"/>
            </w:rPr>
          </w:rPrChange>
        </w:rPr>
        <w:t xml:space="preserve">Data collection was undertaken between December 2012 and May 2013. At each site, a 10 m by 50 m plot was marked out, with the longest </w:t>
      </w:r>
      <w:r w:rsidR="0085737E" w:rsidRPr="00810634">
        <w:rPr>
          <w:rFonts w:eastAsia="Times New Roman" w:cs="Arial"/>
          <w:lang w:eastAsia="en-AU"/>
          <w:rPrChange w:id="37" w:author="Dr Kirstie Fryirs " w:date="2014-04-02T14:13:00Z">
            <w:rPr>
              <w:rFonts w:eastAsia="Times New Roman" w:cs="Arial"/>
              <w:color w:val="222222"/>
              <w:lang w:eastAsia="en-AU"/>
            </w:rPr>
          </w:rPrChange>
        </w:rPr>
        <w:t>edge</w:t>
      </w:r>
      <w:r w:rsidRPr="00810634">
        <w:rPr>
          <w:rFonts w:eastAsia="Times New Roman" w:cs="Arial"/>
          <w:lang w:eastAsia="en-AU"/>
          <w:rPrChange w:id="38" w:author="Dr Kirstie Fryirs " w:date="2014-04-02T14:13:00Z">
            <w:rPr>
              <w:rFonts w:eastAsia="Times New Roman" w:cs="Arial"/>
              <w:color w:val="222222"/>
              <w:lang w:eastAsia="en-AU"/>
            </w:rPr>
          </w:rPrChange>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810634" w:rsidRDefault="00B634E6" w:rsidP="00A22B81">
      <w:pPr>
        <w:shd w:val="clear" w:color="auto" w:fill="FFFFFF"/>
        <w:spacing w:after="0" w:line="360" w:lineRule="auto"/>
        <w:jc w:val="both"/>
        <w:rPr>
          <w:rFonts w:eastAsia="Times New Roman" w:cs="Arial"/>
          <w:lang w:eastAsia="en-AU"/>
          <w:rPrChange w:id="39" w:author="Dr Kirstie Fryirs " w:date="2014-04-02T14:13:00Z">
            <w:rPr>
              <w:rFonts w:eastAsia="Times New Roman" w:cs="Arial"/>
              <w:color w:val="222222"/>
              <w:lang w:eastAsia="en-AU"/>
            </w:rPr>
          </w:rPrChange>
        </w:rPr>
      </w:pPr>
    </w:p>
    <w:p w14:paraId="1B624205" w14:textId="7C7D9A71" w:rsidR="00B634E6" w:rsidRPr="00810634" w:rsidRDefault="00B634E6" w:rsidP="00A22B81">
      <w:pPr>
        <w:shd w:val="clear" w:color="auto" w:fill="FFFFFF"/>
        <w:spacing w:after="0" w:line="360" w:lineRule="auto"/>
        <w:jc w:val="both"/>
        <w:rPr>
          <w:rFonts w:eastAsia="Times New Roman" w:cs="Arial"/>
          <w:lang w:eastAsia="en-AU"/>
          <w:rPrChange w:id="40" w:author="Dr Kirstie Fryirs " w:date="2014-04-02T14:13:00Z">
            <w:rPr>
              <w:rFonts w:eastAsia="Times New Roman" w:cs="Arial"/>
              <w:color w:val="222222"/>
              <w:lang w:eastAsia="en-AU"/>
            </w:rPr>
          </w:rPrChange>
        </w:rPr>
      </w:pPr>
      <w:r w:rsidRPr="00810634">
        <w:rPr>
          <w:rFonts w:eastAsia="Times New Roman" w:cs="Arial"/>
          <w:lang w:eastAsia="en-AU"/>
          <w:rPrChange w:id="41" w:author="Dr Kirstie Fryirs " w:date="2014-04-02T14:13:00Z">
            <w:rPr>
              <w:rFonts w:eastAsia="Times New Roman" w:cs="Arial"/>
              <w:color w:val="222222"/>
              <w:lang w:eastAsia="en-AU"/>
            </w:rPr>
          </w:rPrChange>
        </w:rPr>
        <w:t xml:space="preserve">Proportional cover of woody vegetation was assessed at three levels: shrub (1-4 m), </w:t>
      </w:r>
      <w:proofErr w:type="spellStart"/>
      <w:r w:rsidRPr="00810634">
        <w:rPr>
          <w:rFonts w:eastAsia="Times New Roman" w:cs="Arial"/>
          <w:lang w:eastAsia="en-AU"/>
          <w:rPrChange w:id="42" w:author="Dr Kirstie Fryirs " w:date="2014-04-02T14:13:00Z">
            <w:rPr>
              <w:rFonts w:eastAsia="Times New Roman" w:cs="Arial"/>
              <w:color w:val="222222"/>
              <w:lang w:eastAsia="en-AU"/>
            </w:rPr>
          </w:rPrChange>
        </w:rPr>
        <w:t>subcanopy</w:t>
      </w:r>
      <w:proofErr w:type="spellEnd"/>
      <w:r w:rsidRPr="00810634">
        <w:rPr>
          <w:rFonts w:eastAsia="Times New Roman" w:cs="Arial"/>
          <w:lang w:eastAsia="en-AU"/>
          <w:rPrChange w:id="43" w:author="Dr Kirstie Fryirs " w:date="2014-04-02T14:13:00Z">
            <w:rPr>
              <w:rFonts w:eastAsia="Times New Roman" w:cs="Arial"/>
              <w:color w:val="222222"/>
              <w:lang w:eastAsia="en-AU"/>
            </w:rPr>
          </w:rPrChange>
        </w:rPr>
        <w:t xml:space="preserve"> (4-8 m) and canopy (&gt;8 m). Species were identified using appropriate field guides, and were verified against </w:t>
      </w:r>
      <w:del w:id="44" w:author="Dr Kirstie Fryirs " w:date="2014-04-02T14:13:00Z">
        <w:r w:rsidRPr="00810634" w:rsidDel="00810634">
          <w:rPr>
            <w:rFonts w:eastAsia="Times New Roman" w:cs="Arial"/>
            <w:lang w:eastAsia="en-AU"/>
            <w:rPrChange w:id="45" w:author="Dr Kirstie Fryirs " w:date="2014-04-02T14:13:00Z">
              <w:rPr>
                <w:rFonts w:eastAsia="Times New Roman" w:cs="Arial"/>
                <w:color w:val="222222"/>
                <w:lang w:eastAsia="en-AU"/>
              </w:rPr>
            </w:rPrChange>
          </w:rPr>
          <w:delText xml:space="preserve">herbarium </w:delText>
        </w:r>
      </w:del>
      <w:r w:rsidRPr="00810634">
        <w:rPr>
          <w:rFonts w:eastAsia="Times New Roman" w:cs="Arial"/>
          <w:lang w:eastAsia="en-AU"/>
          <w:rPrChange w:id="46" w:author="Dr Kirstie Fryirs " w:date="2014-04-02T14:13:00Z">
            <w:rPr>
              <w:rFonts w:eastAsia="Times New Roman" w:cs="Arial"/>
              <w:color w:val="222222"/>
              <w:lang w:eastAsia="en-AU"/>
            </w:rPr>
          </w:rPrChange>
        </w:rPr>
        <w:t xml:space="preserve">specimens at the Macquarie University Herbarium. </w:t>
      </w:r>
      <w:del w:id="47" w:author="Dr Kirstie Fryirs " w:date="2014-04-02T14:13:00Z">
        <w:r w:rsidRPr="00810634" w:rsidDel="00810634">
          <w:rPr>
            <w:rFonts w:eastAsia="Times New Roman" w:cs="Arial"/>
            <w:lang w:eastAsia="en-AU"/>
            <w:rPrChange w:id="48" w:author="Dr Kirstie Fryirs " w:date="2014-04-02T14:13:00Z">
              <w:rPr>
                <w:rFonts w:eastAsia="Times New Roman" w:cs="Arial"/>
                <w:color w:val="222222"/>
                <w:lang w:eastAsia="en-AU"/>
              </w:rPr>
            </w:rPrChange>
          </w:rPr>
          <w:delText>Hard to identify</w:delText>
        </w:r>
      </w:del>
      <w:ins w:id="49" w:author="Dr Kirstie Fryirs " w:date="2014-04-02T14:13:00Z">
        <w:r w:rsidR="00810634">
          <w:rPr>
            <w:rFonts w:eastAsia="Times New Roman" w:cs="Arial"/>
            <w:lang w:eastAsia="en-AU"/>
          </w:rPr>
          <w:t>Some</w:t>
        </w:r>
      </w:ins>
      <w:r w:rsidRPr="00810634">
        <w:rPr>
          <w:rFonts w:eastAsia="Times New Roman" w:cs="Arial"/>
          <w:lang w:eastAsia="en-AU"/>
          <w:rPrChange w:id="50" w:author="Dr Kirstie Fryirs " w:date="2014-04-02T14:13:00Z">
            <w:rPr>
              <w:rFonts w:eastAsia="Times New Roman" w:cs="Arial"/>
              <w:color w:val="222222"/>
              <w:lang w:eastAsia="en-AU"/>
            </w:rPr>
          </w:rPrChange>
        </w:rPr>
        <w:t xml:space="preserve"> specimens were identified by staff at the Royal Botanic Gardens, Sydney. </w:t>
      </w:r>
    </w:p>
    <w:p w14:paraId="0E60DE90" w14:textId="3BCA750C"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810634">
        <w:rPr>
          <w:rFonts w:asciiTheme="minorHAnsi" w:hAnsiTheme="minorHAnsi" w:cs="Arial"/>
          <w:b w:val="0"/>
          <w:bCs w:val="0"/>
          <w:sz w:val="22"/>
          <w:szCs w:val="22"/>
          <w:rPrChange w:id="51" w:author="Dr Kirstie Fryirs " w:date="2014-04-02T14:13:00Z">
            <w:rPr>
              <w:rFonts w:asciiTheme="minorHAnsi" w:hAnsiTheme="minorHAnsi" w:cs="Arial"/>
              <w:b w:val="0"/>
              <w:bCs w:val="0"/>
              <w:color w:val="222222"/>
              <w:sz w:val="22"/>
              <w:szCs w:val="22"/>
            </w:rPr>
          </w:rPrChange>
        </w:rPr>
        <w:t xml:space="preserve">Wood samples were collected from dominant woody species present within the plot at &gt;5% cover in shrub, sub canopy or canopy strata, and which had trunks robust enough to core. </w:t>
      </w:r>
      <w:r w:rsidR="0085737E" w:rsidRPr="00810634">
        <w:rPr>
          <w:rFonts w:asciiTheme="minorHAnsi" w:hAnsiTheme="minorHAnsi" w:cs="Arial"/>
          <w:b w:val="0"/>
          <w:bCs w:val="0"/>
          <w:sz w:val="22"/>
          <w:szCs w:val="22"/>
          <w:rPrChange w:id="52" w:author="Dr Kirstie Fryirs " w:date="2014-04-02T14:13:00Z">
            <w:rPr>
              <w:rFonts w:asciiTheme="minorHAnsi" w:hAnsiTheme="minorHAnsi" w:cs="Arial"/>
              <w:b w:val="0"/>
              <w:bCs w:val="0"/>
              <w:color w:val="222222"/>
              <w:sz w:val="22"/>
              <w:szCs w:val="22"/>
            </w:rPr>
          </w:rPrChange>
        </w:rPr>
        <w:t>100 mm wood samples from each of two individuals per species were extracted using a</w:t>
      </w:r>
      <w:r w:rsidRPr="00810634">
        <w:rPr>
          <w:rFonts w:asciiTheme="minorHAnsi" w:hAnsiTheme="minorHAnsi" w:cs="Arial"/>
          <w:b w:val="0"/>
          <w:bCs w:val="0"/>
          <w:sz w:val="22"/>
          <w:szCs w:val="22"/>
          <w:rPrChange w:id="53" w:author="Dr Kirstie Fryirs " w:date="2014-04-02T14:13:00Z">
            <w:rPr>
              <w:rFonts w:asciiTheme="minorHAnsi" w:hAnsiTheme="minorHAnsi" w:cs="Arial"/>
              <w:b w:val="0"/>
              <w:bCs w:val="0"/>
              <w:color w:val="222222"/>
              <w:sz w:val="22"/>
              <w:szCs w:val="22"/>
            </w:rPr>
          </w:rPrChange>
        </w:rPr>
        <w:t xml:space="preserve"> 5.15 mm diameter, triple threaded increment borer (</w:t>
      </w:r>
      <w:proofErr w:type="spellStart"/>
      <w:r w:rsidRPr="00810634">
        <w:rPr>
          <w:rFonts w:asciiTheme="minorHAnsi" w:hAnsiTheme="minorHAnsi" w:cs="Arial"/>
          <w:b w:val="0"/>
          <w:bCs w:val="0"/>
          <w:sz w:val="22"/>
          <w:szCs w:val="22"/>
          <w:rPrChange w:id="54" w:author="Dr Kirstie Fryirs " w:date="2014-04-02T14:13:00Z">
            <w:rPr>
              <w:rFonts w:asciiTheme="minorHAnsi" w:hAnsiTheme="minorHAnsi" w:cs="Arial"/>
              <w:b w:val="0"/>
              <w:bCs w:val="0"/>
              <w:color w:val="222222"/>
              <w:sz w:val="22"/>
              <w:szCs w:val="22"/>
            </w:rPr>
          </w:rPrChange>
        </w:rPr>
        <w:t>Hagl</w:t>
      </w:r>
      <w:r w:rsidRPr="00810634">
        <w:rPr>
          <w:rFonts w:asciiTheme="minorHAnsi" w:hAnsiTheme="minorHAnsi"/>
          <w:b w:val="0"/>
          <w:sz w:val="22"/>
          <w:szCs w:val="22"/>
          <w:rPrChange w:id="55" w:author="Dr Kirstie Fryirs " w:date="2014-04-02T14:13:00Z">
            <w:rPr>
              <w:rFonts w:asciiTheme="minorHAnsi" w:hAnsiTheme="minorHAnsi"/>
              <w:b w:val="0"/>
              <w:color w:val="2A343A"/>
              <w:sz w:val="22"/>
              <w:szCs w:val="22"/>
            </w:rPr>
          </w:rPrChange>
        </w:rPr>
        <w:t>ö</w:t>
      </w:r>
      <w:r w:rsidRPr="00810634">
        <w:rPr>
          <w:rFonts w:asciiTheme="minorHAnsi" w:hAnsiTheme="minorHAnsi" w:cs="Arial"/>
          <w:b w:val="0"/>
          <w:bCs w:val="0"/>
          <w:sz w:val="22"/>
          <w:szCs w:val="22"/>
          <w:rPrChange w:id="56" w:author="Dr Kirstie Fryirs " w:date="2014-04-02T14:13:00Z">
            <w:rPr>
              <w:rFonts w:asciiTheme="minorHAnsi" w:hAnsiTheme="minorHAnsi" w:cs="Arial"/>
              <w:b w:val="0"/>
              <w:bCs w:val="0"/>
              <w:color w:val="222222"/>
              <w:sz w:val="22"/>
              <w:szCs w:val="22"/>
            </w:rPr>
          </w:rPrChange>
        </w:rPr>
        <w:t>f</w:t>
      </w:r>
      <w:proofErr w:type="spellEnd"/>
      <w:r w:rsidRPr="00810634">
        <w:rPr>
          <w:rFonts w:asciiTheme="minorHAnsi" w:hAnsiTheme="minorHAnsi" w:cs="Arial"/>
          <w:b w:val="0"/>
          <w:bCs w:val="0"/>
          <w:sz w:val="22"/>
          <w:szCs w:val="22"/>
          <w:rPrChange w:id="57" w:author="Dr Kirstie Fryirs " w:date="2014-04-02T14:13:00Z">
            <w:rPr>
              <w:rFonts w:asciiTheme="minorHAnsi" w:hAnsiTheme="minorHAnsi" w:cs="Arial"/>
              <w:b w:val="0"/>
              <w:bCs w:val="0"/>
              <w:color w:val="222222"/>
              <w:sz w:val="22"/>
              <w:szCs w:val="22"/>
            </w:rPr>
          </w:rPrChange>
        </w:rPr>
        <w:t xml:space="preserve"> Sweden)</w:t>
      </w:r>
      <w:r w:rsidR="0085737E" w:rsidRPr="00810634">
        <w:rPr>
          <w:rFonts w:asciiTheme="minorHAnsi" w:hAnsiTheme="minorHAnsi" w:cs="Arial"/>
          <w:b w:val="0"/>
          <w:bCs w:val="0"/>
          <w:sz w:val="22"/>
          <w:szCs w:val="22"/>
          <w:rPrChange w:id="58" w:author="Dr Kirstie Fryirs " w:date="2014-04-02T14:13:00Z">
            <w:rPr>
              <w:rFonts w:asciiTheme="minorHAnsi" w:hAnsiTheme="minorHAnsi" w:cs="Arial"/>
              <w:b w:val="0"/>
              <w:bCs w:val="0"/>
              <w:color w:val="222222"/>
              <w:sz w:val="22"/>
              <w:szCs w:val="22"/>
            </w:rPr>
          </w:rPrChange>
        </w:rPr>
        <w:t>.</w:t>
      </w:r>
      <w:r w:rsidRPr="00810634">
        <w:rPr>
          <w:rFonts w:asciiTheme="minorHAnsi" w:hAnsiTheme="minorHAnsi" w:cs="Arial"/>
          <w:b w:val="0"/>
          <w:bCs w:val="0"/>
          <w:sz w:val="22"/>
          <w:szCs w:val="22"/>
          <w:rPrChange w:id="59" w:author="Dr Kirstie Fryirs " w:date="2014-04-02T14:13:00Z">
            <w:rPr>
              <w:rFonts w:asciiTheme="minorHAnsi" w:hAnsiTheme="minorHAnsi" w:cs="Arial"/>
              <w:b w:val="0"/>
              <w:bCs w:val="0"/>
              <w:color w:val="222222"/>
              <w:sz w:val="22"/>
              <w:szCs w:val="22"/>
            </w:rPr>
          </w:rPrChange>
        </w:rPr>
        <w:t xml:space="preserve"> Samples were extracted from the base of the main trunk, 10 cm above the leaf litter level, and air-dried at 20-45</w:t>
      </w:r>
      <w:r w:rsidR="006E5D88" w:rsidRPr="00810634">
        <w:rPr>
          <w:rFonts w:asciiTheme="minorHAnsi" w:hAnsiTheme="minorHAnsi" w:cs="Arial"/>
          <w:b w:val="0"/>
          <w:bCs w:val="0"/>
          <w:sz w:val="22"/>
          <w:szCs w:val="22"/>
          <w:rPrChange w:id="60" w:author="Dr Kirstie Fryirs " w:date="2014-04-02T14:13:00Z">
            <w:rPr>
              <w:rFonts w:asciiTheme="minorHAnsi" w:hAnsiTheme="minorHAnsi" w:cs="Arial"/>
              <w:b w:val="0"/>
              <w:bCs w:val="0"/>
              <w:color w:val="222222"/>
              <w:sz w:val="22"/>
              <w:szCs w:val="22"/>
            </w:rPr>
          </w:rPrChange>
        </w:rPr>
        <w:t xml:space="preserve"> </w:t>
      </w:r>
      <w:r w:rsidRPr="00810634">
        <w:rPr>
          <w:rFonts w:asciiTheme="minorHAnsi" w:hAnsiTheme="minorHAnsi" w:cs="Arial"/>
          <w:b w:val="0"/>
          <w:bCs w:val="0"/>
          <w:sz w:val="22"/>
          <w:szCs w:val="22"/>
          <w:rPrChange w:id="61" w:author="Dr Kirstie Fryirs " w:date="2014-04-02T14:13:00Z">
            <w:rPr>
              <w:rFonts w:asciiTheme="minorHAnsi" w:hAnsiTheme="minorHAnsi" w:cs="Arial"/>
              <w:b w:val="0"/>
              <w:bCs w:val="0"/>
              <w:color w:val="222222"/>
              <w:sz w:val="22"/>
              <w:szCs w:val="22"/>
            </w:rPr>
          </w:rPrChange>
        </w:rPr>
        <w:t xml:space="preserve">°C. On return to the laboratory, samples were rehydrated in deionised water and </w:t>
      </w:r>
      <w:r w:rsidR="0085737E" w:rsidRPr="00810634">
        <w:rPr>
          <w:rFonts w:asciiTheme="minorHAnsi" w:hAnsiTheme="minorHAnsi" w:cs="Arial"/>
          <w:b w:val="0"/>
          <w:bCs w:val="0"/>
          <w:sz w:val="22"/>
          <w:szCs w:val="22"/>
          <w:rPrChange w:id="62" w:author="Dr Kirstie Fryirs " w:date="2014-04-02T14:13:00Z">
            <w:rPr>
              <w:rFonts w:asciiTheme="minorHAnsi" w:hAnsiTheme="minorHAnsi" w:cs="Arial"/>
              <w:b w:val="0"/>
              <w:bCs w:val="0"/>
              <w:color w:val="222222"/>
              <w:sz w:val="22"/>
              <w:szCs w:val="22"/>
            </w:rPr>
          </w:rPrChange>
        </w:rPr>
        <w:t>10 mm sections of mature w</w:t>
      </w:r>
      <w:r w:rsidR="00290091" w:rsidRPr="00810634">
        <w:rPr>
          <w:rFonts w:asciiTheme="minorHAnsi" w:hAnsiTheme="minorHAnsi" w:cs="Arial"/>
          <w:b w:val="0"/>
          <w:bCs w:val="0"/>
          <w:sz w:val="22"/>
          <w:szCs w:val="22"/>
          <w:rPrChange w:id="63" w:author="Dr Kirstie Fryirs " w:date="2014-04-02T14:13:00Z">
            <w:rPr>
              <w:rFonts w:asciiTheme="minorHAnsi" w:hAnsiTheme="minorHAnsi" w:cs="Arial"/>
              <w:b w:val="0"/>
              <w:bCs w:val="0"/>
              <w:color w:val="222222"/>
              <w:sz w:val="22"/>
              <w:szCs w:val="22"/>
            </w:rPr>
          </w:rPrChange>
        </w:rPr>
        <w:t>ood were cut with a razor</w:t>
      </w:r>
      <w:r w:rsidRPr="00810634">
        <w:rPr>
          <w:rFonts w:asciiTheme="minorHAnsi" w:hAnsiTheme="minorHAnsi" w:cs="Arial"/>
          <w:b w:val="0"/>
          <w:bCs w:val="0"/>
          <w:sz w:val="22"/>
          <w:szCs w:val="22"/>
          <w:rPrChange w:id="64" w:author="Dr Kirstie Fryirs " w:date="2014-04-02T14:13:00Z">
            <w:rPr>
              <w:rFonts w:asciiTheme="minorHAnsi" w:hAnsiTheme="minorHAnsi" w:cs="Arial"/>
              <w:b w:val="0"/>
              <w:bCs w:val="0"/>
              <w:color w:val="222222"/>
              <w:sz w:val="22"/>
              <w:szCs w:val="22"/>
            </w:rPr>
          </w:rPrChange>
        </w:rPr>
        <w:t xml:space="preserve">, using visual inspection of vessel occlusion as an indicator of </w:t>
      </w:r>
      <w:r w:rsidR="00290091" w:rsidRPr="00810634">
        <w:rPr>
          <w:rFonts w:asciiTheme="minorHAnsi" w:hAnsiTheme="minorHAnsi" w:cs="Arial"/>
          <w:b w:val="0"/>
          <w:bCs w:val="0"/>
          <w:sz w:val="22"/>
          <w:szCs w:val="22"/>
          <w:rPrChange w:id="65" w:author="Dr Kirstie Fryirs " w:date="2014-04-02T14:13:00Z">
            <w:rPr>
              <w:rFonts w:asciiTheme="minorHAnsi" w:hAnsiTheme="minorHAnsi" w:cs="Arial"/>
              <w:b w:val="0"/>
              <w:bCs w:val="0"/>
              <w:color w:val="222222"/>
              <w:sz w:val="22"/>
              <w:szCs w:val="22"/>
            </w:rPr>
          </w:rPrChange>
        </w:rPr>
        <w:t>maturity</w:t>
      </w:r>
      <w:r w:rsidRPr="00810634">
        <w:rPr>
          <w:rFonts w:asciiTheme="minorHAnsi" w:hAnsiTheme="minorHAnsi" w:cs="Arial"/>
          <w:b w:val="0"/>
          <w:bCs w:val="0"/>
          <w:sz w:val="22"/>
          <w:szCs w:val="22"/>
          <w:rPrChange w:id="66" w:author="Dr Kirstie Fryirs " w:date="2014-04-02T14:13:00Z">
            <w:rPr>
              <w:rFonts w:asciiTheme="minorHAnsi" w:hAnsiTheme="minorHAnsi" w:cs="Arial"/>
              <w:b w:val="0"/>
              <w:bCs w:val="0"/>
              <w:color w:val="222222"/>
              <w:sz w:val="22"/>
              <w:szCs w:val="22"/>
            </w:rPr>
          </w:rPrChange>
        </w:rPr>
        <w:t xml:space="preserve">. Sections were measured (x, y and z dimensions) with </w:t>
      </w:r>
      <w:r w:rsidR="00180A63" w:rsidRPr="00810634">
        <w:rPr>
          <w:rFonts w:asciiTheme="minorHAnsi" w:hAnsiTheme="minorHAnsi" w:cs="Arial"/>
          <w:b w:val="0"/>
          <w:bCs w:val="0"/>
          <w:sz w:val="22"/>
          <w:szCs w:val="22"/>
          <w:rPrChange w:id="67" w:author="Dr Kirstie Fryirs " w:date="2014-04-02T14:13:00Z">
            <w:rPr>
              <w:rFonts w:asciiTheme="minorHAnsi" w:hAnsiTheme="minorHAnsi" w:cs="Arial"/>
              <w:b w:val="0"/>
              <w:bCs w:val="0"/>
              <w:color w:val="222222"/>
              <w:sz w:val="22"/>
              <w:szCs w:val="22"/>
            </w:rPr>
          </w:rPrChange>
        </w:rPr>
        <w:t>callipers</w:t>
      </w:r>
      <w:r w:rsidRPr="00810634">
        <w:rPr>
          <w:rFonts w:asciiTheme="minorHAnsi" w:hAnsiTheme="minorHAnsi" w:cs="Arial"/>
          <w:b w:val="0"/>
          <w:bCs w:val="0"/>
          <w:sz w:val="22"/>
          <w:szCs w:val="22"/>
          <w:rPrChange w:id="68" w:author="Dr Kirstie Fryirs " w:date="2014-04-02T14:13:00Z">
            <w:rPr>
              <w:rFonts w:asciiTheme="minorHAnsi" w:hAnsiTheme="minorHAnsi" w:cs="Arial"/>
              <w:b w:val="0"/>
              <w:bCs w:val="0"/>
              <w:color w:val="222222"/>
              <w:sz w:val="22"/>
              <w:szCs w:val="22"/>
            </w:rPr>
          </w:rPrChange>
        </w:rPr>
        <w:t xml:space="preserve"> (</w:t>
      </w:r>
      <w:proofErr w:type="spellStart"/>
      <w:r w:rsidRPr="00810634">
        <w:rPr>
          <w:rFonts w:asciiTheme="minorHAnsi" w:hAnsiTheme="minorHAnsi" w:cs="Arial"/>
          <w:b w:val="0"/>
          <w:bCs w:val="0"/>
          <w:sz w:val="22"/>
          <w:szCs w:val="22"/>
          <w:rPrChange w:id="69" w:author="Dr Kirstie Fryirs " w:date="2014-04-02T14:13:00Z">
            <w:rPr>
              <w:rFonts w:asciiTheme="minorHAnsi" w:hAnsiTheme="minorHAnsi" w:cs="Arial"/>
              <w:b w:val="0"/>
              <w:bCs w:val="0"/>
              <w:color w:val="222222"/>
              <w:sz w:val="22"/>
              <w:szCs w:val="22"/>
            </w:rPr>
          </w:rPrChange>
        </w:rPr>
        <w:t>Mitzuni</w:t>
      </w:r>
      <w:proofErr w:type="spellEnd"/>
      <w:r w:rsidRPr="00810634">
        <w:rPr>
          <w:rFonts w:asciiTheme="minorHAnsi" w:hAnsiTheme="minorHAnsi" w:cs="Arial"/>
          <w:b w:val="0"/>
          <w:bCs w:val="0"/>
          <w:sz w:val="22"/>
          <w:szCs w:val="22"/>
          <w:rPrChange w:id="70" w:author="Dr Kirstie Fryirs " w:date="2014-04-02T14:13:00Z">
            <w:rPr>
              <w:rFonts w:asciiTheme="minorHAnsi" w:hAnsiTheme="minorHAnsi" w:cs="Arial"/>
              <w:b w:val="0"/>
              <w:bCs w:val="0"/>
              <w:color w:val="222222"/>
              <w:sz w:val="22"/>
              <w:szCs w:val="22"/>
            </w:rPr>
          </w:rPrChange>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157C603C"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8" w:history="1">
        <w:r w:rsidRPr="00EA700F">
          <w:rPr>
            <w:rStyle w:val="Hyperlink"/>
          </w:rPr>
          <w:t>http://realtimedata.water.nsw.gov.au/water.stm</w:t>
        </w:r>
      </w:hyperlink>
      <w:r w:rsidRPr="00EA700F">
        <w:t>) (for NSW sites), and the Victoria State Government’s Water Measurement Information System website (</w:t>
      </w:r>
      <w:hyperlink r:id="rId9"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proofErr w:type="spellStart"/>
      <w:r w:rsidRPr="00EA700F">
        <w:t>datapoints</w:t>
      </w:r>
      <w:proofErr w:type="spellEnd"/>
      <w:r w:rsidRPr="00EA700F">
        <w:t xml:space="preserve"> 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t>
      </w:r>
      <w:proofErr w:type="spellStart"/>
      <w:r w:rsidRPr="00EA700F">
        <w:t>Wallagaraugh</w:t>
      </w:r>
      <w:proofErr w:type="spellEnd"/>
      <w:r w:rsidRPr="00EA700F">
        <w:t xml:space="preserve"> River, multiple linear regression was chosen as the most appropriate method. Linear interpolation was used for Jilliby Creek data.</w:t>
      </w:r>
    </w:p>
    <w:p w14:paraId="288A9CA3" w14:textId="679802E9" w:rsidR="00B634E6" w:rsidRPr="00EA700F" w:rsidRDefault="00B634E6" w:rsidP="00A22B81">
      <w:pPr>
        <w:spacing w:line="360" w:lineRule="auto"/>
        <w:jc w:val="both"/>
      </w:pPr>
      <w:r w:rsidRPr="00EA700F">
        <w:t xml:space="preserve">A </w:t>
      </w:r>
      <w:del w:id="71" w:author="Dr Kirstie Fryirs " w:date="2014-04-02T14:14:00Z">
        <w:r w:rsidRPr="00EA700F" w:rsidDel="00810634">
          <w:delText xml:space="preserve">minimal </w:delText>
        </w:r>
      </w:del>
      <w:r w:rsidRPr="00EA700F">
        <w:t xml:space="preserve">set of </w:t>
      </w:r>
      <w:commentRangeStart w:id="72"/>
      <w:ins w:id="73" w:author="Dr Kirstie Fryirs " w:date="2014-04-02T14:14:00Z">
        <w:r w:rsidR="00810634">
          <w:t xml:space="preserve">XXXXX </w:t>
        </w:r>
        <w:commentRangeEnd w:id="72"/>
        <w:r w:rsidR="00810634">
          <w:rPr>
            <w:rStyle w:val="CommentReference"/>
          </w:rPr>
          <w:commentReference w:id="72"/>
        </w:r>
      </w:ins>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A22B81">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proofErr w:type="spellStart"/>
            <w:r w:rsidRPr="00EA700F">
              <w:t>resculpt</w:t>
            </w:r>
            <w:proofErr w:type="spellEnd"/>
            <w:r w:rsidRPr="00EA700F">
              <w:t xml:space="preserve">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A22B81">
            <w:pPr>
              <w:spacing w:line="276" w:lineRule="auto"/>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w:t>
            </w:r>
            <w:proofErr w:type="spellStart"/>
            <w:r w:rsidRPr="00EA700F">
              <w:rPr>
                <w:color w:val="000000"/>
              </w:rPr>
              <w:t>Colwells</w:t>
            </w:r>
            <w:proofErr w:type="spellEnd"/>
            <w:r w:rsidRPr="00EA700F">
              <w:rPr>
                <w:color w:val="000000"/>
              </w:rPr>
              <w:t xml:space="preserve">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3AE917B3"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r w:rsidR="00947919">
        <w:t xml:space="preserve">, </w:t>
      </w:r>
      <w:r w:rsidRPr="00EA700F">
        <w:t xml:space="preserve">across these chosen metrics to confirm </w:t>
      </w:r>
      <w:del w:id="74" w:author="Dr Kirstie Fryirs  [3]" w:date="2014-04-03T08:16:00Z">
        <w:r w:rsidRPr="00EA700F" w:rsidDel="00B118A6">
          <w:delText xml:space="preserve">that our field sites </w:delText>
        </w:r>
      </w:del>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2D2FB03C" w:rsidR="00F42B80" w:rsidRPr="00F42B80" w:rsidRDefault="00F42B80" w:rsidP="00A22B81">
      <w:pPr>
        <w:spacing w:line="360" w:lineRule="auto"/>
        <w:jc w:val="both"/>
        <w:rPr>
          <w:b/>
        </w:rPr>
      </w:pPr>
      <w:r>
        <w:t xml:space="preserve">All statistical analyses in this study 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77777777" w:rsidR="00B634E6" w:rsidRPr="00EA700F" w:rsidRDefault="00B634E6" w:rsidP="00A22B81">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w:t>
      </w:r>
      <w:proofErr w:type="spellStart"/>
      <w:r w:rsidRPr="00EA700F">
        <w:t>subcanopy</w:t>
      </w:r>
      <w:proofErr w:type="spellEnd"/>
      <w:r w:rsidRPr="00EA700F">
        <w:t xml:space="preserve">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0904D031"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for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61F87B0B"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Pr="00EA700F">
        <w:t xml:space="preserve">over hydrological metrics </w:t>
      </w:r>
      <w:r w:rsidR="00842036" w:rsidRPr="00EA700F">
        <w:t>showing</w:t>
      </w:r>
      <w:r w:rsidRPr="00EA700F">
        <w:t xml:space="preserve"> significant relationships with site mean wood density values.</w:t>
      </w:r>
    </w:p>
    <w:p w14:paraId="2F2B744C" w14:textId="77777777" w:rsidR="00F42B80" w:rsidRDefault="00F42B80" w:rsidP="00A22B81">
      <w:pPr>
        <w:spacing w:line="360" w:lineRule="auto"/>
        <w:jc w:val="both"/>
      </w:pPr>
    </w:p>
    <w:p w14:paraId="3DD0D713" w14:textId="77777777" w:rsidR="00F42B80" w:rsidRDefault="00F42B80" w:rsidP="00A22B81">
      <w:pPr>
        <w:spacing w:line="360" w:lineRule="auto"/>
        <w:jc w:val="both"/>
      </w:pPr>
    </w:p>
    <w:p w14:paraId="7D91237C" w14:textId="77777777" w:rsidR="00F42B80" w:rsidRDefault="00F42B80" w:rsidP="00A22B81">
      <w:pPr>
        <w:spacing w:line="360" w:lineRule="auto"/>
        <w:jc w:val="both"/>
      </w:pPr>
    </w:p>
    <w:p w14:paraId="2A5DC810" w14:textId="77777777" w:rsidR="00F42B80" w:rsidRDefault="00F42B80" w:rsidP="00A22B81">
      <w:pPr>
        <w:spacing w:line="360" w:lineRule="auto"/>
        <w:jc w:val="both"/>
      </w:pPr>
    </w:p>
    <w:p w14:paraId="48E49197" w14:textId="77777777" w:rsidR="00F42B80" w:rsidRDefault="00F42B80" w:rsidP="00A22B81">
      <w:pPr>
        <w:spacing w:line="360" w:lineRule="auto"/>
        <w:jc w:val="both"/>
      </w:pPr>
    </w:p>
    <w:p w14:paraId="0F28A6A2" w14:textId="77777777" w:rsidR="00F42B80" w:rsidRDefault="00F42B80" w:rsidP="00A22B81">
      <w:pPr>
        <w:spacing w:line="360" w:lineRule="auto"/>
        <w:jc w:val="both"/>
      </w:pPr>
    </w:p>
    <w:p w14:paraId="37130498" w14:textId="77777777" w:rsidR="00F42B80" w:rsidRDefault="00F42B80" w:rsidP="00A22B81">
      <w:pPr>
        <w:spacing w:line="360" w:lineRule="auto"/>
        <w:jc w:val="both"/>
      </w:pPr>
    </w:p>
    <w:p w14:paraId="093B5F5E" w14:textId="77777777" w:rsidR="00F42B80" w:rsidRDefault="00F42B80" w:rsidP="00A22B81">
      <w:pPr>
        <w:spacing w:line="360" w:lineRule="auto"/>
        <w:jc w:val="both"/>
      </w:pPr>
    </w:p>
    <w:p w14:paraId="517D3FEF" w14:textId="77777777" w:rsidR="00F42B80" w:rsidRDefault="00F42B80" w:rsidP="00A22B81">
      <w:pPr>
        <w:spacing w:line="360" w:lineRule="auto"/>
        <w:jc w:val="both"/>
      </w:pPr>
    </w:p>
    <w:p w14:paraId="53712929" w14:textId="77777777" w:rsidR="00F42B80" w:rsidRDefault="00F42B80" w:rsidP="00A22B81">
      <w:pPr>
        <w:spacing w:line="360" w:lineRule="auto"/>
        <w:jc w:val="both"/>
      </w:pPr>
    </w:p>
    <w:p w14:paraId="5AA8C956" w14:textId="77777777" w:rsidR="00F42B80" w:rsidRDefault="00F42B80" w:rsidP="00A22B81">
      <w:pPr>
        <w:spacing w:line="360" w:lineRule="auto"/>
        <w:jc w:val="both"/>
      </w:pPr>
    </w:p>
    <w:p w14:paraId="446F5506" w14:textId="77777777" w:rsidR="00F42B80" w:rsidRDefault="00F42B80" w:rsidP="00A22B81">
      <w:pPr>
        <w:spacing w:line="360" w:lineRule="auto"/>
        <w:jc w:val="both"/>
      </w:pPr>
    </w:p>
    <w:p w14:paraId="0A606C33" w14:textId="77777777" w:rsidR="00F42B80" w:rsidRDefault="00F42B80" w:rsidP="00A22B81">
      <w:pPr>
        <w:spacing w:line="360" w:lineRule="auto"/>
        <w:jc w:val="both"/>
      </w:pPr>
    </w:p>
    <w:p w14:paraId="5303ADE3" w14:textId="77777777" w:rsidR="00F42B80" w:rsidRDefault="00F42B80" w:rsidP="00A22B81">
      <w:pPr>
        <w:spacing w:line="360" w:lineRule="auto"/>
        <w:jc w:val="both"/>
      </w:pPr>
    </w:p>
    <w:p w14:paraId="41C976ED" w14:textId="77777777" w:rsidR="00F42B80" w:rsidRDefault="00F42B80" w:rsidP="00A22B81">
      <w:pPr>
        <w:spacing w:line="360" w:lineRule="auto"/>
        <w:jc w:val="both"/>
      </w:pPr>
    </w:p>
    <w:p w14:paraId="45072F6D" w14:textId="77777777" w:rsidR="00F42B80" w:rsidRDefault="00F42B80" w:rsidP="00A22B81">
      <w:pPr>
        <w:spacing w:line="360" w:lineRule="auto"/>
        <w:jc w:val="both"/>
      </w:pPr>
    </w:p>
    <w:p w14:paraId="44A584BB" w14:textId="77777777" w:rsidR="00F42B80" w:rsidRDefault="00F42B80" w:rsidP="00A22B81">
      <w:pPr>
        <w:spacing w:line="360" w:lineRule="auto"/>
        <w:jc w:val="both"/>
      </w:pPr>
    </w:p>
    <w:p w14:paraId="397E2905" w14:textId="77777777" w:rsidR="00F42B80" w:rsidRDefault="00F42B80" w:rsidP="00A22B81">
      <w:pPr>
        <w:spacing w:line="360" w:lineRule="auto"/>
        <w:jc w:val="both"/>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6A2D392D" w:rsidR="00B634E6" w:rsidRPr="00EA700F" w:rsidRDefault="00B634E6" w:rsidP="00A22B81">
      <w:pPr>
        <w:spacing w:line="360" w:lineRule="auto"/>
        <w:jc w:val="both"/>
      </w:pPr>
      <w:r w:rsidRPr="00EA700F">
        <w:t xml:space="preserve">The three </w:t>
      </w:r>
      <w:ins w:id="75" w:author="Dr Kirstie Fryirs  [3]" w:date="2014-04-03T08:16:00Z">
        <w:r w:rsidR="00B118A6">
          <w:t xml:space="preserve">hydrological </w:t>
        </w:r>
      </w:ins>
      <w:r w:rsidRPr="00EA700F">
        <w:t>classes of river in this study were significantly different across the 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R</w:t>
      </w:r>
      <w:r w:rsidRPr="00EA700F">
        <w:rPr>
          <w:vertAlign w:val="superscript"/>
        </w:rPr>
        <w:t>2</w:t>
      </w:r>
      <w:r w:rsidRPr="00EA700F">
        <w:t xml:space="preserve"> = 0.644,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greater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781E9946"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wood density between classes of river </w:t>
      </w:r>
      <w:del w:id="76" w:author="Dr Kirstie Fryirs  [3]" w:date="2014-04-03T08:16:00Z">
        <w:r w:rsidRPr="00EA700F" w:rsidDel="00B118A6">
          <w:delText xml:space="preserve">tracks </w:delText>
        </w:r>
      </w:del>
      <w:ins w:id="77" w:author="Dr Kirstie Fryirs  [3]" w:date="2014-04-03T08:16:00Z">
        <w:r w:rsidR="00B118A6">
          <w:t>relates to</w:t>
        </w:r>
        <w:r w:rsidR="00B118A6" w:rsidRPr="00EA700F">
          <w:t xml:space="preserve"> </w:t>
        </w:r>
      </w:ins>
      <w:r w:rsidRPr="00EA700F">
        <w:t>differences in hydrology. No significant difference in raw wood density values was found between hydrological classes.</w:t>
      </w:r>
      <w:r w:rsidRPr="00EA700F">
        <w:br/>
      </w:r>
    </w:p>
    <w:p w14:paraId="085882A2" w14:textId="77777777" w:rsidR="00B634E6" w:rsidRPr="00EA700F" w:rsidRDefault="00B634E6" w:rsidP="00A22B81">
      <w:pPr>
        <w:keepNext/>
        <w:spacing w:line="360" w:lineRule="auto"/>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0">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1">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2207F574"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w:t>
      </w:r>
      <w:proofErr w:type="gramStart"/>
      <w:r w:rsidRPr="00EA700F">
        <w:rPr>
          <w:sz w:val="22"/>
          <w:szCs w:val="22"/>
        </w:rPr>
        <w:t>abundance</w:t>
      </w:r>
      <w:proofErr w:type="gramEnd"/>
      <w:r w:rsidRPr="00EA700F">
        <w:rPr>
          <w:sz w:val="22"/>
          <w:szCs w:val="22"/>
        </w:rPr>
        <w:t xml:space="preserve"> weighted means, b.) </w:t>
      </w:r>
      <w:proofErr w:type="gramStart"/>
      <w:r w:rsidRPr="00EA700F">
        <w:rPr>
          <w:sz w:val="22"/>
          <w:szCs w:val="22"/>
        </w:rPr>
        <w:t>means</w:t>
      </w:r>
      <w:proofErr w:type="gramEnd"/>
      <w:r w:rsidRPr="00EA700F">
        <w:rPr>
          <w:sz w:val="22"/>
          <w:szCs w:val="22"/>
        </w:rPr>
        <w:t xml:space="preserve"> of raw wood density values. Error bars represent standard error of the mean.</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57DB4C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density</w:t>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-Hochberg adjustment, although a trend is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produces a tight relationship (R</w:t>
      </w:r>
      <w:r w:rsidR="00B634E6" w:rsidRPr="00EA700F">
        <w:rPr>
          <w:vertAlign w:val="superscript"/>
        </w:rPr>
        <w:t>2</w:t>
      </w:r>
      <w:r w:rsidR="00B634E6" w:rsidRPr="00EA700F">
        <w:t xml:space="preserve"> = 75.4, p &gt;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This </w:t>
      </w:r>
      <w:r w:rsidR="00980EC2">
        <w:t xml:space="preserve">result </w:t>
      </w:r>
      <w:r w:rsidR="00B634E6" w:rsidRPr="00EA700F">
        <w:t>indicates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2">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3">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4">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5">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6">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AA9EB7F"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w:t>
      </w:r>
      <w:proofErr w:type="spellStart"/>
      <w:proofErr w:type="gramStart"/>
      <w:r w:rsidR="00D0402B">
        <w:rPr>
          <w:sz w:val="22"/>
          <w:szCs w:val="22"/>
        </w:rPr>
        <w:t>interannual</w:t>
      </w:r>
      <w:proofErr w:type="spellEnd"/>
      <w:proofErr w:type="gramEnd"/>
      <w:r w:rsidR="00D0402B">
        <w:rPr>
          <w:sz w:val="22"/>
          <w:szCs w:val="22"/>
        </w:rPr>
        <w:t xml:space="preserve"> </w:t>
      </w:r>
      <w:r w:rsidRPr="00EA700F">
        <w:rPr>
          <w:sz w:val="22"/>
          <w:szCs w:val="22"/>
        </w:rPr>
        <w:t>variability in flood fall rates</w:t>
      </w:r>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proofErr w:type="gramStart"/>
      <w:r w:rsidR="00D0402B">
        <w:rPr>
          <w:sz w:val="22"/>
          <w:szCs w:val="22"/>
        </w:rPr>
        <w:t>interannual</w:t>
      </w:r>
      <w:proofErr w:type="spellEnd"/>
      <w:proofErr w:type="gramEnd"/>
      <w:r w:rsidR="00D0402B">
        <w:rPr>
          <w:sz w:val="22"/>
          <w:szCs w:val="22"/>
        </w:rPr>
        <w:t xml:space="preserve"> </w:t>
      </w:r>
      <w:r w:rsidRPr="00EA700F">
        <w:rPr>
          <w:sz w:val="22"/>
          <w:szCs w:val="22"/>
        </w:rPr>
        <w:t>variability in flood rise rate</w:t>
      </w:r>
      <w:r w:rsidR="006A025A">
        <w:rPr>
          <w:sz w:val="22"/>
          <w:szCs w:val="22"/>
        </w:rPr>
        <w:t>s (</w:t>
      </w:r>
      <w:proofErr w:type="spellStart"/>
      <w:r w:rsidR="006A025A">
        <w:rPr>
          <w:sz w:val="22"/>
          <w:szCs w:val="22"/>
        </w:rPr>
        <w:t>CVAnnMRateFall</w:t>
      </w:r>
      <w:proofErr w:type="spellEnd"/>
      <w:r w:rsidR="006A025A">
        <w:rPr>
          <w:sz w:val="22"/>
          <w:szCs w:val="22"/>
        </w:rPr>
        <w:t>)</w:t>
      </w:r>
      <w:r w:rsidRPr="00EA700F">
        <w:rPr>
          <w:sz w:val="22"/>
          <w:szCs w:val="22"/>
        </w:rPr>
        <w:t xml:space="preserve">, c.) </w:t>
      </w:r>
      <w:proofErr w:type="gramStart"/>
      <w:r w:rsidRPr="00EA700F">
        <w:rPr>
          <w:sz w:val="22"/>
          <w:szCs w:val="22"/>
        </w:rPr>
        <w:t>mean</w:t>
      </w:r>
      <w:proofErr w:type="gramEnd"/>
      <w:r w:rsidRPr="00EA700F">
        <w:rPr>
          <w:sz w:val="22"/>
          <w:szCs w:val="22"/>
        </w:rPr>
        <w:t xml:space="preserve">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proofErr w:type="gramStart"/>
      <w:r w:rsidR="00625ED2">
        <w:rPr>
          <w:sz w:val="22"/>
          <w:szCs w:val="22"/>
        </w:rPr>
        <w:t>interannual</w:t>
      </w:r>
      <w:proofErr w:type="spellEnd"/>
      <w:proofErr w:type="gram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xml:space="preserve">, e.) </w:t>
      </w:r>
      <w:proofErr w:type="gramStart"/>
      <w:r w:rsidRPr="00EA700F">
        <w:rPr>
          <w:sz w:val="22"/>
          <w:szCs w:val="22"/>
        </w:rPr>
        <w:t>magnitude</w:t>
      </w:r>
      <w:proofErr w:type="gramEnd"/>
      <w:r w:rsidRPr="00EA700F">
        <w:rPr>
          <w:sz w:val="22"/>
          <w:szCs w:val="22"/>
        </w:rPr>
        <w:t xml:space="preserve"> of the 20 year average return interval flood</w:t>
      </w:r>
      <w:r w:rsidR="006A025A">
        <w:rPr>
          <w:sz w:val="22"/>
          <w:szCs w:val="22"/>
        </w:rPr>
        <w:t xml:space="preserve"> (AS20YrARInorm)</w:t>
      </w:r>
      <w:r w:rsidRPr="00EA700F">
        <w:rPr>
          <w:sz w:val="22"/>
          <w:szCs w:val="22"/>
        </w:rPr>
        <w:t xml:space="preserve">. Fit lines depict ordinary least squares regression 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011D2E4B"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 xml:space="preserve">Wood density increased as patterns of average flow conditions became a.) </w:t>
      </w:r>
      <w:proofErr w:type="gramStart"/>
      <w:r w:rsidRPr="00EA700F">
        <w:t>less</w:t>
      </w:r>
      <w:proofErr w:type="gramEnd"/>
      <w:r w:rsidRPr="00EA700F">
        <w:t xml:space="preserve"> uniforml</w:t>
      </w:r>
      <w:r w:rsidR="00617ABD">
        <w:t>y distributed across seasons (Fig 4c</w:t>
      </w:r>
      <w:r w:rsidRPr="00EA700F">
        <w:t xml:space="preserve">), and b.) </w:t>
      </w:r>
      <w:proofErr w:type="gramStart"/>
      <w:r w:rsidRPr="00EA700F">
        <w:t>less</w:t>
      </w:r>
      <w:proofErr w:type="gramEnd"/>
      <w:r w:rsidRPr="00EA700F">
        <w:t xml:space="preserve"> uniformly distributed year to year</w:t>
      </w:r>
      <w:r w:rsidR="00617ABD">
        <w:t xml:space="preserve"> (Fig 4d)</w:t>
      </w:r>
      <w:r w:rsidRPr="00EA700F">
        <w:t xml:space="preserve">. Thus mean wood density is maximised when average flows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Pr="00EA700F">
        <w:t>That is to say,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removal of Snowy Creek as an outlier, the mean 7 day minimum flow</w:t>
      </w:r>
      <w:r w:rsidR="00617ABD">
        <w:t xml:space="preserve"> (Fig 4g),</w:t>
      </w:r>
      <w:r w:rsidRPr="00EA700F">
        <w:t xml:space="preserve"> </w:t>
      </w:r>
      <w:r w:rsidR="00617ABD">
        <w:t>for both of which  higher value</w:t>
      </w:r>
      <w:r w:rsidRPr="00EA700F">
        <w:t xml:space="preserve"> indicate</w:t>
      </w:r>
      <w:r w:rsidR="00617ABD">
        <w:t>s</w:t>
      </w:r>
      <w:r w:rsidRPr="00EA700F">
        <w:t xml:space="preserve"> wetter minimum flow conditions).  Metrics of low flow duration did not significantly predict 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7">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8">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9">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0">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1">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2">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3">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M_MDFM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165AF66F" w:rsidR="00B634E6" w:rsidRPr="00EA700F" w:rsidRDefault="00DE7C76" w:rsidP="00A22B81">
      <w:pPr>
        <w:spacing w:line="360" w:lineRule="auto"/>
        <w:jc w:val="both"/>
      </w:pPr>
      <w:r>
        <w:t>To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612E3BF4"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highlighted.</w:t>
      </w:r>
    </w:p>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6AA81672"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sit 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sit at the negative end. Stable </w:t>
      </w:r>
      <w:proofErr w:type="spellStart"/>
      <w:r w:rsidR="00B634E6" w:rsidRPr="00EA700F">
        <w:t>baseflow</w:t>
      </w:r>
      <w:proofErr w:type="spellEnd"/>
      <w:r w:rsidR="00B634E6" w:rsidRPr="00EA700F">
        <w:t xml:space="preserve"> rivers exhibit lower site mean wood density, and are clustered at the ‘mild’ positive end of the PC1 gradient. Unpredictable </w:t>
      </w:r>
      <w:proofErr w:type="spellStart"/>
      <w:r w:rsidR="00B634E6" w:rsidRPr="00EA700F">
        <w:t>baseflow</w:t>
      </w:r>
      <w:proofErr w:type="spellEnd"/>
      <w:r w:rsidR="00B634E6" w:rsidRPr="00EA700F">
        <w:t xml:space="preserve">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A22B81">
      <w:pPr>
        <w:tabs>
          <w:tab w:val="left" w:pos="3456"/>
        </w:tabs>
        <w:spacing w:line="360" w:lineRule="auto"/>
        <w:jc w:val="both"/>
      </w:pPr>
    </w:p>
    <w:p w14:paraId="4E95C12D" w14:textId="77777777" w:rsidR="00650D8B" w:rsidRPr="00EA700F" w:rsidRDefault="00650D8B" w:rsidP="00A22B81">
      <w:pPr>
        <w:tabs>
          <w:tab w:val="left" w:pos="3456"/>
        </w:tabs>
        <w:spacing w:line="360" w:lineRule="auto"/>
        <w:jc w:val="both"/>
      </w:pPr>
    </w:p>
    <w:p w14:paraId="14E2F9E4" w14:textId="77777777" w:rsidR="00650D8B" w:rsidRPr="00EA700F" w:rsidRDefault="00650D8B" w:rsidP="00A22B81">
      <w:pPr>
        <w:tabs>
          <w:tab w:val="left" w:pos="3456"/>
        </w:tabs>
        <w:spacing w:line="360" w:lineRule="auto"/>
        <w:jc w:val="both"/>
      </w:pPr>
    </w:p>
    <w:p w14:paraId="6D8C8956" w14:textId="77777777" w:rsidR="00650D8B" w:rsidRPr="00EA700F" w:rsidRDefault="00650D8B" w:rsidP="00A22B81">
      <w:pPr>
        <w:tabs>
          <w:tab w:val="left" w:pos="3456"/>
        </w:tabs>
        <w:spacing w:line="360" w:lineRule="auto"/>
        <w:jc w:val="both"/>
      </w:pPr>
    </w:p>
    <w:p w14:paraId="2FC25891" w14:textId="77777777" w:rsidR="00650D8B" w:rsidRPr="00EA700F" w:rsidRDefault="00650D8B"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r w:rsidRPr="00EA700F">
        <w:rPr>
          <w:b/>
        </w:rPr>
        <w:t>Discussion</w:t>
      </w:r>
    </w:p>
    <w:p w14:paraId="2027DE66" w14:textId="01A1416F" w:rsidR="00B634E6" w:rsidRPr="00EA700F" w:rsidRDefault="006B1A67" w:rsidP="00A22B81">
      <w:pPr>
        <w:spacing w:line="360" w:lineRule="auto"/>
        <w:jc w:val="both"/>
      </w:pPr>
      <w:r>
        <w:t>T</w:t>
      </w:r>
      <w:r w:rsidR="00B634E6" w:rsidRPr="00EA700F">
        <w:t xml:space="preserve">hese results lend credibility to broad-scale </w:t>
      </w:r>
      <w:proofErr w:type="spellStart"/>
      <w:r w:rsidR="00B634E6" w:rsidRPr="00EA700F">
        <w:t>ecohydrological</w:t>
      </w:r>
      <w:proofErr w:type="spellEnd"/>
      <w:r w:rsidR="00B634E6" w:rsidRPr="00EA700F">
        <w:t xml:space="preserve"> classification as a coarse but useful tool in </w:t>
      </w:r>
      <w:ins w:id="78" w:author="Dr Kirstie Fryirs  [3]" w:date="2014-04-03T08:17:00Z">
        <w:r w:rsidR="00B118A6">
          <w:t xml:space="preserve">understanding </w:t>
        </w:r>
      </w:ins>
      <w:r w:rsidR="00B634E6" w:rsidRPr="00EA700F">
        <w:t xml:space="preserve">riparian functional ecology. </w:t>
      </w:r>
      <w:commentRangeStart w:id="79"/>
      <w:r w:rsidR="00B634E6" w:rsidRPr="00EA700F">
        <w:t>Where river systems belong to different hydrological classes but are spatially or climatically close, it makes sense to dig deeper than lumped categorical comparisons and compare continuous hydrological parameters</w:t>
      </w:r>
      <w:commentRangeEnd w:id="79"/>
      <w:r w:rsidR="00B118A6">
        <w:rPr>
          <w:rStyle w:val="CommentReference"/>
        </w:rPr>
        <w:commentReference w:id="79"/>
      </w:r>
      <w:r w:rsidR="00B634E6" w:rsidRPr="00EA700F">
        <w:t xml:space="preserve">. </w:t>
      </w:r>
    </w:p>
    <w:p w14:paraId="348BC1A0" w14:textId="15C739C7"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80"/>
      <w:r w:rsidRPr="00EA700F">
        <w:t xml:space="preserve">correlated with the frequency of high flow periods, which individually may not correspond to </w:t>
      </w:r>
      <w:commentRangeEnd w:id="80"/>
      <w:r w:rsidR="00B118A6">
        <w:rPr>
          <w:rStyle w:val="CommentReference"/>
        </w:rPr>
        <w:commentReference w:id="80"/>
      </w:r>
      <w:r w:rsidRPr="00EA700F">
        <w:t>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w:t>
      </w:r>
      <w:ins w:id="81" w:author="Dr Kirstie Fryirs  [5]" w:date="2014-04-03T08:18:00Z">
        <w:r w:rsidR="00B118A6">
          <w:t xml:space="preserve"> as indicators of wood density</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w:t>
      </w:r>
      <w:commentRangeStart w:id="82"/>
      <w:r w:rsidRPr="00EA700F">
        <w:t>flooding</w:t>
      </w:r>
      <w:commentRangeEnd w:id="82"/>
      <w:r w:rsidR="00B118A6">
        <w:rPr>
          <w:rStyle w:val="CommentReference"/>
        </w:rPr>
        <w:commentReference w:id="82"/>
      </w:r>
      <w:r w:rsidRPr="00EA700F">
        <w:t xml:space="preserve">. This suggestion concurs with findings that trees 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77777777" w:rsidR="00B634E6" w:rsidRPr="00EA700F" w:rsidRDefault="00B634E6" w:rsidP="00A22B81">
      <w:pPr>
        <w:spacing w:line="360" w:lineRule="auto"/>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2EE7BF0A"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and/or aboveground biomass production traits, both of which are tangentially related to wood density.</w:t>
      </w:r>
    </w:p>
    <w:p w14:paraId="22AFAC68" w14:textId="5B75AB18" w:rsidR="00B634E6" w:rsidRPr="00EA700F" w:rsidRDefault="00B634E6" w:rsidP="00A22B81">
      <w:pPr>
        <w:spacing w:line="360" w:lineRule="auto"/>
        <w:jc w:val="both"/>
      </w:pPr>
      <w:r w:rsidRPr="00EA700F">
        <w:t>A more compelling rationale for our findings is that riparian woody plants are again overcompensating for the possibility of rare</w:t>
      </w:r>
      <w:r w:rsidR="006E5D88">
        <w:t>,</w:t>
      </w:r>
      <w:r w:rsidRPr="00EA700F">
        <w:t xml:space="preserv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w:t>
      </w:r>
      <w:proofErr w:type="spellStart"/>
      <w:r w:rsidRPr="00EA700F">
        <w:t>Valladares</w:t>
      </w:r>
      <w:proofErr w:type="spellEnd"/>
      <w:r w:rsidRPr="00EA700F">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r w:rsidRPr="00EA700F">
        <w:t xml:space="preserve">. </w:t>
      </w:r>
    </w:p>
    <w:p w14:paraId="4875D9DD" w14:textId="684A79DE" w:rsidR="00B634E6" w:rsidRPr="00EA700F" w:rsidRDefault="00B634E6" w:rsidP="00A22B81">
      <w:pPr>
        <w:spacing w:line="360" w:lineRule="auto"/>
        <w:jc w:val="both"/>
      </w:pPr>
      <w:r w:rsidRPr="00EA700F">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w:t>
      </w:r>
      <w:commentRangeStart w:id="83"/>
      <w:r w:rsidRPr="00EA700F">
        <w:t>conditions</w:t>
      </w:r>
      <w:commentRangeEnd w:id="83"/>
      <w:r w:rsidR="00B118A6">
        <w:rPr>
          <w:rStyle w:val="CommentReference"/>
        </w:rPr>
        <w:commentReference w:id="83"/>
      </w:r>
      <w:r w:rsidRPr="00EA700F">
        <w:t xml:space="preserve">.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w:t>
      </w:r>
      <w:commentRangeStart w:id="84"/>
      <w:r w:rsidRPr="00EA700F">
        <w:t>This observation offers a potential explanation for the goodness of fit of quadratic models which begin to dip after reaching an apex at three quarters of their maximum value,</w:t>
      </w:r>
      <w:commentRangeEnd w:id="84"/>
      <w:r w:rsidR="00B118A6">
        <w:rPr>
          <w:rStyle w:val="CommentReference"/>
        </w:rPr>
        <w:commentReference w:id="84"/>
      </w:r>
      <w:r w:rsidRPr="00EA700F">
        <w:t xml:space="preserve"> rather than simply app</w:t>
      </w:r>
      <w:r w:rsidR="00FC0DFA">
        <w:t>roaching an asymptote (e.g. Fig 3a</w:t>
      </w:r>
      <w:proofErr w:type="gramStart"/>
      <w:r w:rsidR="00FC0DFA">
        <w:t>,d</w:t>
      </w:r>
      <w:proofErr w:type="gramEnd"/>
      <w:r w:rsidR="00FC0DFA">
        <w:t>, Fig 4a,b,d</w:t>
      </w:r>
      <w:r w:rsidRPr="00EA700F">
        <w:t xml:space="preserve">). </w:t>
      </w:r>
    </w:p>
    <w:p w14:paraId="6C33C315" w14:textId="224658CA" w:rsidR="00B634E6" w:rsidRPr="00EA700F" w:rsidRDefault="00B634E6" w:rsidP="00A22B81">
      <w:pPr>
        <w:spacing w:line="360" w:lineRule="auto"/>
        <w:jc w:val="both"/>
      </w:pPr>
      <w:r w:rsidRPr="00EA700F">
        <w:t xml:space="preserve">Another further </w:t>
      </w:r>
      <w:ins w:id="85" w:author="Dr Kirstie Fryirs  [8]"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w:t>
      </w:r>
      <w:commentRangeStart w:id="86"/>
      <w:r w:rsidRPr="00EA700F">
        <w:t>flows</w:t>
      </w:r>
      <w:commentRangeEnd w:id="86"/>
      <w:r w:rsidR="00B118A6">
        <w:rPr>
          <w:rStyle w:val="CommentReference"/>
        </w:rPr>
        <w:commentReference w:id="86"/>
      </w:r>
      <w:r w:rsidRPr="00EA700F">
        <w:t xml:space="preserve">. Self-thinning subsequently occurs, and stem wood density increases in the maturing plant to help it withstand its environment. This strategy is likewise difficult to capture using abundance weighted means. </w:t>
      </w:r>
    </w:p>
    <w:p w14:paraId="18CFE7A1" w14:textId="4EB0203D"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 xml:space="preserve">nalysis integrates predictability of water availability, seasonality and flood intensity into a single axis of hydrological variation. It is not possible to tease out individual drivers of variation in wood density,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61EE5D58"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xml:space="preserve">. Artificial flow modification by damming and water extraction reduces overall flow volume and the magnitude and frequency of high flow events, while increasing flow predictability and altering </w:t>
      </w:r>
      <w:commentRangeStart w:id="87"/>
      <w:r w:rsidRPr="00EA700F">
        <w:t>seasonality</w:t>
      </w:r>
      <w:commentRangeEnd w:id="87"/>
      <w:r w:rsidR="00B118A6">
        <w:rPr>
          <w:rStyle w:val="CommentReference"/>
        </w:rPr>
        <w:commentReference w:id="87"/>
      </w:r>
      <w:r w:rsidRPr="00EA700F">
        <w:t xml:space="preserve">.  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w:t>
      </w:r>
      <w:commentRangeStart w:id="88"/>
      <w:r w:rsidRPr="00EA700F">
        <w:rPr>
          <w:lang w:val="en-US"/>
        </w:rPr>
        <w:t>droughts</w:t>
      </w:r>
      <w:commentRangeEnd w:id="88"/>
      <w:r w:rsidR="00B118A6">
        <w:rPr>
          <w:rStyle w:val="CommentReference"/>
        </w:rPr>
        <w:commentReference w:id="88"/>
      </w:r>
      <w:r w:rsidRPr="00EA700F">
        <w:rPr>
          <w:lang w:val="en-US"/>
        </w:rPr>
        <w:t xml:space="preserve">.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changing ecology of riparian plant communities.  </w:t>
      </w:r>
    </w:p>
    <w:p w14:paraId="39552D30" w14:textId="58D13224" w:rsidR="00B634E6" w:rsidRDefault="00B634E6" w:rsidP="00A22B81">
      <w:pPr>
        <w:spacing w:line="360" w:lineRule="auto"/>
        <w:jc w:val="both"/>
        <w:rPr>
          <w:ins w:id="89" w:author="Dr Kirstie Fryirs  [11]" w:date="2014-04-03T08:24:00Z"/>
        </w:rPr>
      </w:pPr>
      <w:r w:rsidRPr="00EA700F">
        <w:t xml:space="preserve">Our study emphasises the importance of hydrological conditions – particularly disturbance and environmental unpredictability, as determinants of ecological strategy in riparian plants. This is likely to hold important ecological consequences for riparian plant communities in </w:t>
      </w:r>
      <w:del w:id="90" w:author="Dr Kirstie Fryirs  [11]" w:date="2014-04-03T08:23:00Z">
        <w:r w:rsidRPr="00EA700F" w:rsidDel="00B118A6">
          <w:delText>south-eastern Australia</w:delText>
        </w:r>
      </w:del>
      <w:ins w:id="91" w:author="Dr Kirstie Fryirs  [11]" w:date="2014-04-03T08:23:00Z">
        <w:r w:rsidR="00B118A6">
          <w:t>this setting</w:t>
        </w:r>
      </w:ins>
      <w:r w:rsidRPr="00EA700F">
        <w:t>, where increasing climatic variability and frequency of extreme events are hallmarks of climate change predictions</w:t>
      </w:r>
      <w:ins w:id="92" w:author="Dr Kirstie Fryirs  [11]" w:date="2014-04-03T08:23:00Z">
        <w:r w:rsidR="00B118A6">
          <w:t xml:space="preserve"> and may produce an analogue for conditions that could occur in other settings where hydrological changes associated with human-disturbance or </w:t>
        </w:r>
        <w:commentRangeStart w:id="93"/>
        <w:r w:rsidR="00B118A6">
          <w:t>climate</w:t>
        </w:r>
      </w:ins>
      <w:commentRangeEnd w:id="93"/>
      <w:r w:rsidR="00814EC9">
        <w:rPr>
          <w:rStyle w:val="CommentReference"/>
        </w:rPr>
        <w:commentReference w:id="93"/>
      </w:r>
      <w:ins w:id="94" w:author="Dr Kirstie Fryirs  [11]" w:date="2014-04-03T08:23:00Z">
        <w:r w:rsidR="00B118A6">
          <w:t xml:space="preserve"> </w:t>
        </w:r>
        <w:commentRangeStart w:id="95"/>
        <w:r w:rsidR="00B118A6">
          <w:t>change</w:t>
        </w:r>
      </w:ins>
      <w:commentRangeEnd w:id="95"/>
      <w:ins w:id="96" w:author="Dr Kirstie Fryirs  [11]" w:date="2014-04-03T08:24:00Z">
        <w:r w:rsidR="00B118A6">
          <w:rPr>
            <w:rStyle w:val="CommentReference"/>
          </w:rPr>
          <w:commentReference w:id="95"/>
        </w:r>
      </w:ins>
      <w:r w:rsidRPr="00EA700F">
        <w:t>.</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r w:rsidRPr="00EF3710">
        <w:rPr>
          <w:b/>
          <w:sz w:val="20"/>
          <w:szCs w:val="20"/>
        </w:rPr>
        <w:t>References</w:t>
      </w:r>
    </w:p>
    <w:p w14:paraId="11A99488" w14:textId="3BB85F46" w:rsidR="00ED02F3" w:rsidRPr="00EF3710" w:rsidRDefault="007137EA" w:rsidP="00A22B81">
      <w:pPr>
        <w:pStyle w:val="NormalWeb"/>
        <w:spacing w:line="360" w:lineRule="auto"/>
        <w:ind w:left="480" w:hanging="480"/>
        <w:divId w:val="1853950378"/>
        <w:rPr>
          <w:rFonts w:ascii="Calibri" w:hAnsi="Calibri"/>
          <w:noProof/>
          <w:sz w:val="20"/>
          <w:szCs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ED02F3" w:rsidRPr="00EF3710">
        <w:rPr>
          <w:rFonts w:ascii="Calibri" w:hAnsi="Calibri"/>
          <w:noProof/>
          <w:sz w:val="20"/>
          <w:szCs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Augspurger, C. K., &amp; Kelly, C. K. (1984). Pathogen mortality of tropical tree seedlings: experimental studies of the effects of dispersal distance, seedling density, and light conditions.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61</w:t>
      </w:r>
      <w:r w:rsidRPr="00EF3710">
        <w:rPr>
          <w:rFonts w:ascii="Calibri" w:hAnsi="Calibri"/>
          <w:noProof/>
          <w:sz w:val="20"/>
          <w:szCs w:val="20"/>
        </w:rPr>
        <w:t>(2), 211–217. doi:10.1007/BF00396763</w:t>
      </w:r>
    </w:p>
    <w:p w14:paraId="5D01375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Australian State of the Environment Committee. (2011). Australian State of the Environment Report - Inland Waters.</w:t>
      </w:r>
    </w:p>
    <w:p w14:paraId="12B53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Catford, J. a., Naiman, R. J., Chambers, L. E., Roberts, J., Douglas, M., &amp; Davies, P. (2012). Predicting Novel Riparian Ecosystems in a Changing Climate. </w:t>
      </w:r>
      <w:r w:rsidRPr="00EF3710">
        <w:rPr>
          <w:rFonts w:ascii="Calibri" w:hAnsi="Calibri"/>
          <w:i/>
          <w:iCs/>
          <w:noProof/>
          <w:sz w:val="20"/>
          <w:szCs w:val="20"/>
        </w:rPr>
        <w:t>Ecosystems</w:t>
      </w:r>
      <w:r w:rsidRPr="00EF3710">
        <w:rPr>
          <w:rFonts w:ascii="Calibri" w:hAnsi="Calibri"/>
          <w:noProof/>
          <w:sz w:val="20"/>
          <w:szCs w:val="20"/>
        </w:rPr>
        <w:t xml:space="preserve">, </w:t>
      </w:r>
      <w:r w:rsidRPr="00EF3710">
        <w:rPr>
          <w:rFonts w:ascii="Calibri" w:hAnsi="Calibri"/>
          <w:i/>
          <w:iCs/>
          <w:noProof/>
          <w:sz w:val="20"/>
          <w:szCs w:val="20"/>
        </w:rPr>
        <w:t>June</w:t>
      </w:r>
      <w:r w:rsidRPr="00EF3710">
        <w:rPr>
          <w:rFonts w:ascii="Calibri" w:hAnsi="Calibri"/>
          <w:noProof/>
          <w:sz w:val="20"/>
          <w:szCs w:val="20"/>
        </w:rPr>
        <w:t>, 1–19. doi:10.1007/s10021-012-9566-7</w:t>
      </w:r>
    </w:p>
    <w:p w14:paraId="4D42D1C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Chave, J., Coomes, D., Jansen, S., Lewis, S. L., Swenson, N. G., &amp; Amy, E. (2009). Towards a worldwide wood economics spectrum. </w:t>
      </w:r>
      <w:r w:rsidRPr="00EF3710">
        <w:rPr>
          <w:rFonts w:ascii="Calibri" w:hAnsi="Calibri"/>
          <w:i/>
          <w:iCs/>
          <w:noProof/>
          <w:sz w:val="20"/>
          <w:szCs w:val="20"/>
        </w:rPr>
        <w:t>Ecology Letters</w:t>
      </w:r>
      <w:r w:rsidRPr="00EF3710">
        <w:rPr>
          <w:rFonts w:ascii="Calibri" w:hAnsi="Calibri"/>
          <w:noProof/>
          <w:sz w:val="20"/>
          <w:szCs w:val="20"/>
        </w:rPr>
        <w:t xml:space="preserve">, </w:t>
      </w:r>
      <w:r w:rsidRPr="00EF3710">
        <w:rPr>
          <w:rFonts w:ascii="Calibri" w:hAnsi="Calibri"/>
          <w:i/>
          <w:iCs/>
          <w:noProof/>
          <w:sz w:val="20"/>
          <w:szCs w:val="20"/>
        </w:rPr>
        <w:t>12</w:t>
      </w:r>
      <w:r w:rsidRPr="00EF3710">
        <w:rPr>
          <w:rFonts w:ascii="Calibri" w:hAnsi="Calibri"/>
          <w:noProof/>
          <w:sz w:val="20"/>
          <w:szCs w:val="20"/>
        </w:rPr>
        <w:t>(4), 351–366. doi:10.1111/j.1461-0248.2009.01285.x</w:t>
      </w:r>
    </w:p>
    <w:p w14:paraId="1776251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Coley, P. (1983). Herbivory and defensive characteristics of tree species in a lowland tropical forest. </w:t>
      </w:r>
      <w:r w:rsidRPr="00EF3710">
        <w:rPr>
          <w:rFonts w:ascii="Calibri" w:hAnsi="Calibri"/>
          <w:i/>
          <w:iCs/>
          <w:noProof/>
          <w:sz w:val="20"/>
          <w:szCs w:val="20"/>
        </w:rPr>
        <w:t>Ecological Monographs</w:t>
      </w:r>
      <w:r w:rsidRPr="00EF3710">
        <w:rPr>
          <w:rFonts w:ascii="Calibri" w:hAnsi="Calibri"/>
          <w:noProof/>
          <w:sz w:val="20"/>
          <w:szCs w:val="20"/>
        </w:rPr>
        <w:t xml:space="preserve">, </w:t>
      </w:r>
      <w:r w:rsidRPr="00EF3710">
        <w:rPr>
          <w:rFonts w:ascii="Calibri" w:hAnsi="Calibri"/>
          <w:i/>
          <w:iCs/>
          <w:noProof/>
          <w:sz w:val="20"/>
          <w:szCs w:val="20"/>
        </w:rPr>
        <w:t>53</w:t>
      </w:r>
      <w:r w:rsidRPr="00EF3710">
        <w:rPr>
          <w:rFonts w:ascii="Calibri" w:hAnsi="Calibri"/>
          <w:noProof/>
          <w:sz w:val="20"/>
          <w:szCs w:val="20"/>
        </w:rPr>
        <w:t>(2). Retrieved from http://www.esajournals.org/doi/abs/10.2307/1942495</w:t>
      </w:r>
    </w:p>
    <w:p w14:paraId="2A78E75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Corenblit, D., Steiger, J., Gurnell, A. M., Tabacchi, E., &amp; Roques, L. (2009). Control of sediment dynamics by vegetation as a key function driving biogeomorphic succession within fluvial corridors. </w:t>
      </w:r>
      <w:r w:rsidRPr="00EF3710">
        <w:rPr>
          <w:rFonts w:ascii="Calibri" w:hAnsi="Calibri"/>
          <w:i/>
          <w:iCs/>
          <w:noProof/>
          <w:sz w:val="20"/>
          <w:szCs w:val="20"/>
        </w:rPr>
        <w:t>Earth Surface Processes and Landforms</w:t>
      </w:r>
      <w:r w:rsidRPr="00EF3710">
        <w:rPr>
          <w:rFonts w:ascii="Calibri" w:hAnsi="Calibri"/>
          <w:noProof/>
          <w:sz w:val="20"/>
          <w:szCs w:val="20"/>
        </w:rPr>
        <w:t xml:space="preserve">, </w:t>
      </w:r>
      <w:r w:rsidRPr="00EF3710">
        <w:rPr>
          <w:rFonts w:ascii="Calibri" w:hAnsi="Calibri"/>
          <w:i/>
          <w:iCs/>
          <w:noProof/>
          <w:sz w:val="20"/>
          <w:szCs w:val="20"/>
        </w:rPr>
        <w:t>1810</w:t>
      </w:r>
      <w:r w:rsidRPr="00EF3710">
        <w:rPr>
          <w:rFonts w:ascii="Calibri" w:hAnsi="Calibri"/>
          <w:noProof/>
          <w:sz w:val="20"/>
          <w:szCs w:val="20"/>
        </w:rPr>
        <w:t>, 1790–1810. doi:10.1002/esp</w:t>
      </w:r>
    </w:p>
    <w:p w14:paraId="7B5029E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Cornelissen, J. H. C. A., Lavorel, S. B., Garnier, E. B., Díaz, S. C., Buchmann, N. D., Gurvich, D. E. C., … Poorter, H. I. (2003). A handbook of protocols for standardised and easy measurement of plant functional traits worldwide.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51</w:t>
      </w:r>
      <w:r w:rsidRPr="00EF3710">
        <w:rPr>
          <w:rFonts w:ascii="Calibri" w:hAnsi="Calibri"/>
          <w:noProof/>
          <w:sz w:val="20"/>
          <w:szCs w:val="20"/>
        </w:rPr>
        <w:t>(4), 335–380.</w:t>
      </w:r>
    </w:p>
    <w:p w14:paraId="4D657F2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Curran, T. J., Gersbach, L. N., Edwards, W., &amp; Krockenberger, A. K. (2008). Wood density predicts plant damage and vegetative recovery rates caused by cyclone disturbance in tropical rainforest tree species of North Queensland, Australia. </w:t>
      </w:r>
      <w:r w:rsidRPr="00EF3710">
        <w:rPr>
          <w:rFonts w:ascii="Calibri" w:hAnsi="Calibri"/>
          <w:i/>
          <w:iCs/>
          <w:noProof/>
          <w:sz w:val="20"/>
          <w:szCs w:val="20"/>
        </w:rPr>
        <w:t>Austral Ecology</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(4), 442–450. doi:10.1111/j.1442-9993.2008.01899.x</w:t>
      </w:r>
    </w:p>
    <w:p w14:paraId="49CCDAF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S. (2006). Sapling strength and safety: the importance of wood density in tropical forests.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171</w:t>
      </w:r>
      <w:r w:rsidRPr="00EF3710">
        <w:rPr>
          <w:rFonts w:ascii="Calibri" w:hAnsi="Calibri"/>
          <w:noProof/>
          <w:sz w:val="20"/>
          <w:szCs w:val="20"/>
        </w:rPr>
        <w:t>(2), 237–9. doi:10.1111/j.1469-8137.2006.01809.x</w:t>
      </w:r>
    </w:p>
    <w:p w14:paraId="52F8BB4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&amp; Westoby, M. (2005). Alternative height strategies among 45 dicot rain forest species from tropical Queensland, Australia.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93</w:t>
      </w:r>
      <w:r w:rsidRPr="00EF3710">
        <w:rPr>
          <w:rFonts w:ascii="Calibri" w:hAnsi="Calibri"/>
          <w:noProof/>
          <w:sz w:val="20"/>
          <w:szCs w:val="20"/>
        </w:rPr>
        <w:t>, 521–535. doi:10.1111/j.1365-2745.2005.00992.x</w:t>
      </w:r>
    </w:p>
    <w:p w14:paraId="2B35573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Gutschick, V. P., &amp; BassiriRad, H. (2003). Extreme events as shaping physiology, ecology, and evolution of plants: toward a unified definition and evaluation of their consequences.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160</w:t>
      </w:r>
      <w:r w:rsidRPr="00EF3710">
        <w:rPr>
          <w:rFonts w:ascii="Calibri" w:hAnsi="Calibri"/>
          <w:noProof/>
          <w:sz w:val="20"/>
          <w:szCs w:val="20"/>
        </w:rPr>
        <w:t>(1), 21–42. doi:10.1046/j.1469-8137.2003.00866.x</w:t>
      </w:r>
    </w:p>
    <w:p w14:paraId="385F3983"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Hacke, U. G., Sperry, J. S., Pockman, W. T., Davis, S. D., &amp; McCulloh, K. a. (2001). Trends in wood density and structure are linked to prevention of xylem implosion by negative pressure.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126</w:t>
      </w:r>
      <w:r w:rsidRPr="00EF3710">
        <w:rPr>
          <w:rFonts w:ascii="Calibri" w:hAnsi="Calibri"/>
          <w:noProof/>
          <w:sz w:val="20"/>
          <w:szCs w:val="20"/>
        </w:rPr>
        <w:t>(4), 457–461. doi:10.1007/s004420100628</w:t>
      </w:r>
    </w:p>
    <w:p w14:paraId="382E255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Fawcett, R., Kirono, D., Mpelasoka, M., Jones, D., Bathols, J., … Plummer, N. (2008). </w:t>
      </w:r>
      <w:r w:rsidRPr="00EF3710">
        <w:rPr>
          <w:rFonts w:ascii="Calibri" w:hAnsi="Calibri"/>
          <w:i/>
          <w:iCs/>
          <w:noProof/>
          <w:sz w:val="20"/>
          <w:szCs w:val="20"/>
        </w:rPr>
        <w:t>An assessment of the impact of climate change on the nature and frequency of exceptional climatic events</w:t>
      </w:r>
      <w:r w:rsidRPr="00EF3710">
        <w:rPr>
          <w:rFonts w:ascii="Calibri" w:hAnsi="Calibri"/>
          <w:noProof/>
          <w:sz w:val="20"/>
          <w:szCs w:val="20"/>
        </w:rPr>
        <w:t>. Department of Agriculture, Fisheries and Forestry, 2008. Retrieved from http://www.oisaweb.es/documents/10148/30643/Impact+of+climate+change+on+the+nature+of+excepcional+climatic+events.pdf</w:t>
      </w:r>
    </w:p>
    <w:p w14:paraId="5D5B50C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Fitzharris, B., Bates, B. C., Harvey, N., SM, H., L, H., … Warrick, R. (2007). </w:t>
      </w:r>
      <w:r w:rsidRPr="00EF3710">
        <w:rPr>
          <w:rFonts w:ascii="Calibri" w:hAnsi="Calibri"/>
          <w:i/>
          <w:iCs/>
          <w:noProof/>
          <w:sz w:val="20"/>
          <w:szCs w:val="20"/>
        </w:rPr>
        <w:t>Climate Change 2007: Impacts, Adaptation and Vulnerability. Contribution of Working Group II to the Fourth Assessment Report of the Intergovernmental Panel on Climate Change</w:t>
      </w:r>
      <w:r w:rsidRPr="00EF3710">
        <w:rPr>
          <w:rFonts w:ascii="Calibri" w:hAnsi="Calibri"/>
          <w:noProof/>
          <w:sz w:val="20"/>
          <w:szCs w:val="20"/>
        </w:rPr>
        <w:t>. (M. . Parry, O. . Canziani, J. . Palutikof, P. . van der Linden, &amp; C. . Hanson, Eds.) (pp. 507–540). Cambridge: Cambridge University Press.</w:t>
      </w:r>
    </w:p>
    <w:p w14:paraId="1336916D"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&amp; Ewers, F. (2005). Do xylem fibers affect vessel cavitation resistance? </w:t>
      </w:r>
      <w:r w:rsidRPr="00EF3710">
        <w:rPr>
          <w:rFonts w:ascii="Calibri" w:hAnsi="Calibri"/>
          <w:i/>
          <w:iCs/>
          <w:noProof/>
          <w:sz w:val="20"/>
          <w:szCs w:val="20"/>
        </w:rPr>
        <w:t>Plant Physiology</w:t>
      </w:r>
      <w:r w:rsidRPr="00EF3710">
        <w:rPr>
          <w:rFonts w:ascii="Calibri" w:hAnsi="Calibri"/>
          <w:noProof/>
          <w:sz w:val="20"/>
          <w:szCs w:val="20"/>
        </w:rPr>
        <w:t xml:space="preserve">, </w:t>
      </w:r>
      <w:r w:rsidRPr="00EF3710">
        <w:rPr>
          <w:rFonts w:ascii="Calibri" w:hAnsi="Calibri"/>
          <w:i/>
          <w:iCs/>
          <w:noProof/>
          <w:sz w:val="20"/>
          <w:szCs w:val="20"/>
        </w:rPr>
        <w:t>139</w:t>
      </w:r>
      <w:r w:rsidRPr="00EF3710">
        <w:rPr>
          <w:rFonts w:ascii="Calibri" w:hAnsi="Calibri"/>
          <w:noProof/>
          <w:sz w:val="20"/>
          <w:szCs w:val="20"/>
        </w:rPr>
        <w:t>(September), 546–556. doi:10.1104/pp.104.058404.result</w:t>
      </w:r>
    </w:p>
    <w:p w14:paraId="2F75BFB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95</w:t>
      </w:r>
      <w:r w:rsidRPr="00EF3710">
        <w:rPr>
          <w:rFonts w:ascii="Calibri" w:hAnsi="Calibri"/>
          <w:noProof/>
          <w:sz w:val="20"/>
          <w:szCs w:val="20"/>
        </w:rPr>
        <w:t>(1), 171–183. doi:10.1111/j.1365-2745.2006.01186.x</w:t>
      </w:r>
    </w:p>
    <w:p w14:paraId="534997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Kattge, J., Díaz, S., Lavorel, S., Prentice, I. C., Leadley, P., Bönisch, G., … Wirth, C. (2011). TRY - a global database of plant traits. </w:t>
      </w:r>
      <w:r w:rsidRPr="00EF3710">
        <w:rPr>
          <w:rFonts w:ascii="Calibri" w:hAnsi="Calibri"/>
          <w:i/>
          <w:iCs/>
          <w:noProof/>
          <w:sz w:val="20"/>
          <w:szCs w:val="20"/>
        </w:rPr>
        <w:t>Global Change Biology</w:t>
      </w:r>
      <w:r w:rsidRPr="00EF3710">
        <w:rPr>
          <w:rFonts w:ascii="Calibri" w:hAnsi="Calibri"/>
          <w:noProof/>
          <w:sz w:val="20"/>
          <w:szCs w:val="20"/>
        </w:rPr>
        <w:t xml:space="preserve">, </w:t>
      </w:r>
      <w:r w:rsidRPr="00EF3710">
        <w:rPr>
          <w:rFonts w:ascii="Calibri" w:hAnsi="Calibri"/>
          <w:i/>
          <w:iCs/>
          <w:noProof/>
          <w:sz w:val="20"/>
          <w:szCs w:val="20"/>
        </w:rPr>
        <w:t>17</w:t>
      </w:r>
      <w:r w:rsidRPr="00EF3710">
        <w:rPr>
          <w:rFonts w:ascii="Calibri" w:hAnsi="Calibri"/>
          <w:noProof/>
          <w:sz w:val="20"/>
          <w:szCs w:val="20"/>
        </w:rPr>
        <w:t>(9), 2905–2935. doi:10.1111/j.1365-2486.2011.02451.x</w:t>
      </w:r>
    </w:p>
    <w:p w14:paraId="4954E4B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Kennard, M. J., Pusey, B. J., Olden, J. D., Mackay, S. J., Stein, J. L., &amp; Marsh, N. (2010). Classification of natural flow regimes in Australia to support environmental flow management.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171–193. doi:10.1111/j.1365-2427.2009.02307.x</w:t>
      </w:r>
    </w:p>
    <w:p w14:paraId="58D60C2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King, D. a., Davies, S. J., Tan, S., &amp; Noor, N. S. M. (2006). The role of wood density and stem support costs in the growth and mortality of tropical trees.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670–680. doi:10.1111/j.1365-2745.2006.01112.x</w:t>
      </w:r>
    </w:p>
    <w:p w14:paraId="269C1FD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Kraft, N. J. B., Metz, M. R., Condit, R. S., &amp; Chave, J. (2010). The relationship between wood density and mortality in a global tropical forest data set.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188</w:t>
      </w:r>
      <w:r w:rsidRPr="00EF3710">
        <w:rPr>
          <w:rFonts w:ascii="Calibri" w:hAnsi="Calibri"/>
          <w:noProof/>
          <w:sz w:val="20"/>
          <w:szCs w:val="20"/>
        </w:rPr>
        <w:t>(4), 1124–36. doi:10.1111/j.1469-8137.2010.03444.x</w:t>
      </w:r>
    </w:p>
    <w:p w14:paraId="4E7D2F8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Lens, F., Sperry, J. S., Christman, M. a, Choat, B., Rabaey, D., &amp; Jansen, S. (2011). Testing hypotheses that link wood anatomy to cavitation resistance and hydraulic conductivity in the genus Acer.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190</w:t>
      </w:r>
      <w:r w:rsidRPr="00EF3710">
        <w:rPr>
          <w:rFonts w:ascii="Calibri" w:hAnsi="Calibri"/>
          <w:noProof/>
          <w:sz w:val="20"/>
          <w:szCs w:val="20"/>
        </w:rPr>
        <w:t>(3), 709–23. doi:10.1111/j.1469-8137.2010.03518.x</w:t>
      </w:r>
    </w:p>
    <w:p w14:paraId="3395140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Martínez-Cabrera, H. I., Jones, C. S., Espino, S., &amp; Schenk, H. J. (2009). Wood anatomy and wood density in shrubs: Responses to varying aridity along transcontinental transects.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96</w:t>
      </w:r>
      <w:r w:rsidRPr="00EF3710">
        <w:rPr>
          <w:rFonts w:ascii="Calibri" w:hAnsi="Calibri"/>
          <w:noProof/>
          <w:sz w:val="20"/>
          <w:szCs w:val="20"/>
        </w:rPr>
        <w:t>(8), 1388–98. doi:10.3732/ajb.0800237</w:t>
      </w:r>
    </w:p>
    <w:p w14:paraId="792E1D0B"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McGill, B. J., Enquist, B. J., Weiher, E., &amp; Westoby, M. (2006). Rebuilding community ecology from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(4), 178–85. doi:10.1016/j.tree.2006.02.002</w:t>
      </w:r>
    </w:p>
    <w:p w14:paraId="791D1A4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Merritt, D. M., Scott, M. L., Poff, N. L., Auble, G. T., &amp; Lytle, D. a. (2010). Theory, methods and tools for determining environmental flows for riparian vegetation: riparian vegetation-flow response guilds.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206–225. doi:10.1111/j.1365-2427.2009.02206.x</w:t>
      </w:r>
    </w:p>
    <w:p w14:paraId="6C868D4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Niklas, K. J., &amp; Spatz, H.-C. (2010). Worldwide correlations of mechanical properties and green wood density.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97</w:t>
      </w:r>
      <w:r w:rsidRPr="00EF3710">
        <w:rPr>
          <w:rFonts w:ascii="Calibri" w:hAnsi="Calibri"/>
          <w:noProof/>
          <w:sz w:val="20"/>
          <w:szCs w:val="20"/>
        </w:rPr>
        <w:t>(10), 1587–94. doi:10.3732/ajb.1000150</w:t>
      </w:r>
    </w:p>
    <w:p w14:paraId="00E6DB8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Oksanen, J., Blanchet, F. G., Kindt, R., Legendre, P., Minchin, P. R., O’Hara, R. B., … Wagner, H. (2013). vegan: Community Ecology Package. Retrieved from http://cran.r-project.org/package=vegan</w:t>
      </w:r>
    </w:p>
    <w:p w14:paraId="337F76F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Olden, J. D., &amp; Poff, N. L. (2003). Redundancy and the choice of hydrologic indices for characterizing streamflow regimes. </w:t>
      </w:r>
      <w:r w:rsidRPr="00EF3710">
        <w:rPr>
          <w:rFonts w:ascii="Calibri" w:hAnsi="Calibri"/>
          <w:i/>
          <w:iCs/>
          <w:noProof/>
          <w:sz w:val="20"/>
          <w:szCs w:val="20"/>
        </w:rPr>
        <w:t>River Research and Applications</w:t>
      </w:r>
      <w:r w:rsidRPr="00EF3710">
        <w:rPr>
          <w:rFonts w:ascii="Calibri" w:hAnsi="Calibri"/>
          <w:noProof/>
          <w:sz w:val="20"/>
          <w:szCs w:val="20"/>
        </w:rPr>
        <w:t xml:space="preserve">, </w:t>
      </w:r>
      <w:r w:rsidRPr="00EF3710">
        <w:rPr>
          <w:rFonts w:ascii="Calibri" w:hAnsi="Calibri"/>
          <w:i/>
          <w:iCs/>
          <w:noProof/>
          <w:sz w:val="20"/>
          <w:szCs w:val="20"/>
        </w:rPr>
        <w:t>19</w:t>
      </w:r>
      <w:r w:rsidRPr="00EF3710">
        <w:rPr>
          <w:rFonts w:ascii="Calibri" w:hAnsi="Calibri"/>
          <w:noProof/>
          <w:sz w:val="20"/>
          <w:szCs w:val="20"/>
        </w:rPr>
        <w:t>(2), 101–121. doi:10.1002/rra.700</w:t>
      </w:r>
    </w:p>
    <w:p w14:paraId="3C03EE2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Peel, M. C., &amp; Bloschl, G. (2011). Hydrological modelling in a changing world. </w:t>
      </w:r>
      <w:r w:rsidRPr="00EF3710">
        <w:rPr>
          <w:rFonts w:ascii="Calibri" w:hAnsi="Calibri"/>
          <w:i/>
          <w:iCs/>
          <w:noProof/>
          <w:sz w:val="20"/>
          <w:szCs w:val="20"/>
        </w:rPr>
        <w:t>Progress in Physical Geography</w:t>
      </w:r>
      <w:r w:rsidRPr="00EF3710">
        <w:rPr>
          <w:rFonts w:ascii="Calibri" w:hAnsi="Calibri"/>
          <w:noProof/>
          <w:sz w:val="20"/>
          <w:szCs w:val="20"/>
        </w:rPr>
        <w:t xml:space="preserve">, </w:t>
      </w:r>
      <w:r w:rsidRPr="00EF3710">
        <w:rPr>
          <w:rFonts w:ascii="Calibri" w:hAnsi="Calibri"/>
          <w:i/>
          <w:iCs/>
          <w:noProof/>
          <w:sz w:val="20"/>
          <w:szCs w:val="20"/>
        </w:rPr>
        <w:t>35</w:t>
      </w:r>
      <w:r w:rsidRPr="00EF3710">
        <w:rPr>
          <w:rFonts w:ascii="Calibri" w:hAnsi="Calibri"/>
          <w:noProof/>
          <w:sz w:val="20"/>
          <w:szCs w:val="20"/>
        </w:rPr>
        <w:t>(2), 249–261. doi:10.1177/0309133311402550</w:t>
      </w:r>
    </w:p>
    <w:p w14:paraId="7DD3F5E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Poff, N. L., Richter, B. D., Arthington, A. H., Bunn, S. E., Naiman, R. J., Kendy, E., … Warner, A. (2010). The ecological limits of hydrologic alteration (ELOHA): a new framework for developing regional environmental flow standards.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147–170. doi:10.1111/j.1365-2427.2009.02204.x</w:t>
      </w:r>
    </w:p>
    <w:p w14:paraId="478E0C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Poorter, L., McDonald, I., Alarcón, A., Fichtler, E., Licona, J.-C., Peña-Claros, M., … Sass-Klaassen, U. (2010). The importance of wood traits and hydraulic conductance for the performance and life history strategies of 42 rainforest tree species.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185</w:t>
      </w:r>
      <w:r w:rsidRPr="00EF3710">
        <w:rPr>
          <w:rFonts w:ascii="Calibri" w:hAnsi="Calibri"/>
          <w:noProof/>
          <w:sz w:val="20"/>
          <w:szCs w:val="20"/>
        </w:rPr>
        <w:t>(2), 481–92. doi:10.1111/j.1469-8137.2009.03092.x</w:t>
      </w:r>
    </w:p>
    <w:p w14:paraId="2F915C7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Poorter, L., Wright, S. J., Paz, H., Ackerly, D. D., Condit, R., Ibarra-Manríquez, G., … Wright, I. J. (2008). Are functional traits good predictors of demographic rates? Evidence from five neotropical forests.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89</w:t>
      </w:r>
      <w:r w:rsidRPr="00EF3710">
        <w:rPr>
          <w:rFonts w:ascii="Calibri" w:hAnsi="Calibri"/>
          <w:noProof/>
          <w:sz w:val="20"/>
          <w:szCs w:val="20"/>
        </w:rPr>
        <w:t>(7), 1908–20. Retrieved from http://www.ncbi.nlm.nih.gov/pubmed/18705377</w:t>
      </w:r>
    </w:p>
    <w:p w14:paraId="7695590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Preston, K. a, Cornwell, W. K., &amp; Denoyer, J. L. (2006). Wood density and vessel traits as distinct correlates of ecological strategy in 51 California coast range angiosperms.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170</w:t>
      </w:r>
      <w:r w:rsidRPr="00EF3710">
        <w:rPr>
          <w:rFonts w:ascii="Calibri" w:hAnsi="Calibri"/>
          <w:noProof/>
          <w:sz w:val="20"/>
          <w:szCs w:val="20"/>
        </w:rPr>
        <w:t>(4), 807–18. doi:10.1111/j.1469-8137.2006.01712.x</w:t>
      </w:r>
    </w:p>
    <w:p w14:paraId="5A85884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R Core Team. (2013). R: A Language and Environment for Statistical Computing. Vienna, Austria. Retrieved from http://www.r-project.org/</w:t>
      </w:r>
    </w:p>
    <w:p w14:paraId="4FC92BA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Reich, P., &amp; Wright, I. (2003). The evolution of plant functional variation: traits, spectra, and strategies. </w:t>
      </w:r>
      <w:r w:rsidRPr="00EF3710">
        <w:rPr>
          <w:rFonts w:ascii="Calibri" w:hAnsi="Calibri"/>
          <w:i/>
          <w:iCs/>
          <w:noProof/>
          <w:sz w:val="20"/>
          <w:szCs w:val="20"/>
        </w:rPr>
        <w:t>International Journal of Plant Sciences</w:t>
      </w:r>
      <w:r w:rsidRPr="00EF3710">
        <w:rPr>
          <w:rFonts w:ascii="Calibri" w:hAnsi="Calibri"/>
          <w:noProof/>
          <w:sz w:val="20"/>
          <w:szCs w:val="20"/>
        </w:rPr>
        <w:t xml:space="preserve">, </w:t>
      </w:r>
      <w:r w:rsidRPr="00EF3710">
        <w:rPr>
          <w:rFonts w:ascii="Calibri" w:hAnsi="Calibri"/>
          <w:i/>
          <w:iCs/>
          <w:noProof/>
          <w:sz w:val="20"/>
          <w:szCs w:val="20"/>
        </w:rPr>
        <w:t>164</w:t>
      </w:r>
      <w:r w:rsidRPr="00EF3710">
        <w:rPr>
          <w:rFonts w:ascii="Calibri" w:hAnsi="Calibri"/>
          <w:noProof/>
          <w:sz w:val="20"/>
          <w:szCs w:val="20"/>
        </w:rPr>
        <w:t>(May 2003), 146–164. Retrieved from http://www.jstor.org/stable/10.1086/374368</w:t>
      </w:r>
    </w:p>
    <w:p w14:paraId="739CCA8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Russo, S. E., Jenkins, K. L., Wiser, S. K., Uriarte, M., Duncan, R. P., &amp; Coomes, D. a. (2010). Interspecific relationships among growth, mortality and xylem traits of woody species from New Zealand. </w:t>
      </w:r>
      <w:r w:rsidRPr="00EF3710">
        <w:rPr>
          <w:rFonts w:ascii="Calibri" w:hAnsi="Calibri"/>
          <w:i/>
          <w:iCs/>
          <w:noProof/>
          <w:sz w:val="20"/>
          <w:szCs w:val="20"/>
        </w:rPr>
        <w:t>Functional Ecology</w:t>
      </w:r>
      <w:r w:rsidRPr="00EF3710">
        <w:rPr>
          <w:rFonts w:ascii="Calibri" w:hAnsi="Calibri"/>
          <w:noProof/>
          <w:sz w:val="20"/>
          <w:szCs w:val="20"/>
        </w:rPr>
        <w:t xml:space="preserve">, </w:t>
      </w:r>
      <w:r w:rsidRPr="00EF3710">
        <w:rPr>
          <w:rFonts w:ascii="Calibri" w:hAnsi="Calibri"/>
          <w:i/>
          <w:iCs/>
          <w:noProof/>
          <w:sz w:val="20"/>
          <w:szCs w:val="20"/>
        </w:rPr>
        <w:t>24</w:t>
      </w:r>
      <w:r w:rsidRPr="00EF3710">
        <w:rPr>
          <w:rFonts w:ascii="Calibri" w:hAnsi="Calibri"/>
          <w:noProof/>
          <w:sz w:val="20"/>
          <w:szCs w:val="20"/>
        </w:rPr>
        <w:t>(2), 253–262. doi:10.1111/j.1365-2435.2009.01670.x</w:t>
      </w:r>
    </w:p>
    <w:p w14:paraId="6111CE71"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Swenson, N., &amp; Enquist, B. (2007). Ecological and evolutionary determinants of a key plant functional trait: wood density and its community-wide variation across latitude and elevation.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451–459. Retrieved from http://www.amjbot.org/content/94/3/451.short</w:t>
      </w:r>
    </w:p>
    <w:p w14:paraId="0329B09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156</w:t>
      </w:r>
      <w:r w:rsidRPr="00EF3710">
        <w:rPr>
          <w:rFonts w:ascii="Calibri" w:hAnsi="Calibri"/>
          <w:noProof/>
          <w:sz w:val="20"/>
          <w:szCs w:val="20"/>
        </w:rPr>
        <w:t>(3), 457–467. doi:10.1046/j.1469-8137.2002.00525.x</w:t>
      </w:r>
    </w:p>
    <w:p w14:paraId="7167C3F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Chico, J., &amp; Aranda, I. (2002). The greater seedling high-light tolerance of Quercus robur over Fagus sylvatica is linked to a greater physiological plasticity. </w:t>
      </w:r>
      <w:r w:rsidRPr="00EF3710">
        <w:rPr>
          <w:rFonts w:ascii="Calibri" w:hAnsi="Calibri"/>
          <w:i/>
          <w:iCs/>
          <w:noProof/>
          <w:sz w:val="20"/>
          <w:szCs w:val="20"/>
        </w:rPr>
        <w:t>Trees</w:t>
      </w:r>
      <w:r w:rsidRPr="00EF3710">
        <w:rPr>
          <w:rFonts w:ascii="Calibri" w:hAnsi="Calibri"/>
          <w:noProof/>
          <w:sz w:val="20"/>
          <w:szCs w:val="20"/>
        </w:rPr>
        <w:t xml:space="preserve">, </w:t>
      </w:r>
      <w:r w:rsidRPr="00EF3710">
        <w:rPr>
          <w:rFonts w:ascii="Calibri" w:hAnsi="Calibri"/>
          <w:i/>
          <w:iCs/>
          <w:noProof/>
          <w:sz w:val="20"/>
          <w:szCs w:val="20"/>
        </w:rPr>
        <w:t>16</w:t>
      </w:r>
      <w:r w:rsidRPr="00EF3710">
        <w:rPr>
          <w:rFonts w:ascii="Calibri" w:hAnsi="Calibri"/>
          <w:noProof/>
          <w:sz w:val="20"/>
          <w:szCs w:val="20"/>
        </w:rPr>
        <w:t>(6), 395–403. doi:10.1007/s00468-002-0184-4</w:t>
      </w:r>
    </w:p>
    <w:p w14:paraId="34D6401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Weimann, M., &amp; Williamson, G. (2002). Geographic variation in wood specific gravity: effects of latitude, temperature and precipitation. </w:t>
      </w:r>
      <w:r w:rsidRPr="00EF3710">
        <w:rPr>
          <w:rFonts w:ascii="Calibri" w:hAnsi="Calibri"/>
          <w:i/>
          <w:iCs/>
          <w:noProof/>
          <w:sz w:val="20"/>
          <w:szCs w:val="20"/>
        </w:rPr>
        <w:t>Wood and Fiber Science</w:t>
      </w:r>
      <w:r w:rsidRPr="00EF3710">
        <w:rPr>
          <w:rFonts w:ascii="Calibri" w:hAnsi="Calibri"/>
          <w:noProof/>
          <w:sz w:val="20"/>
          <w:szCs w:val="20"/>
        </w:rPr>
        <w:t xml:space="preserve">, </w:t>
      </w:r>
      <w:r w:rsidRPr="00EF3710">
        <w:rPr>
          <w:rFonts w:ascii="Calibri" w:hAnsi="Calibri"/>
          <w:i/>
          <w:iCs/>
          <w:noProof/>
          <w:sz w:val="20"/>
          <w:szCs w:val="20"/>
        </w:rPr>
        <w:t>34</w:t>
      </w:r>
      <w:r w:rsidRPr="00EF3710">
        <w:rPr>
          <w:rFonts w:ascii="Calibri" w:hAnsi="Calibri"/>
          <w:noProof/>
          <w:sz w:val="20"/>
          <w:szCs w:val="20"/>
        </w:rPr>
        <w:t>(1), 96–107.</w:t>
      </w:r>
    </w:p>
    <w:p w14:paraId="1A657CE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(1998). A leaf-height-seed (LHS) plant ecology strategy scheme. </w:t>
      </w:r>
      <w:r w:rsidRPr="00EF3710">
        <w:rPr>
          <w:rFonts w:ascii="Calibri" w:hAnsi="Calibri"/>
          <w:i/>
          <w:iCs/>
          <w:noProof/>
          <w:sz w:val="20"/>
          <w:szCs w:val="20"/>
        </w:rPr>
        <w:t>Plant and Soil</w:t>
      </w:r>
      <w:r w:rsidRPr="00EF3710">
        <w:rPr>
          <w:rFonts w:ascii="Calibri" w:hAnsi="Calibri"/>
          <w:noProof/>
          <w:sz w:val="20"/>
          <w:szCs w:val="20"/>
        </w:rPr>
        <w:t xml:space="preserve">, </w:t>
      </w:r>
      <w:r w:rsidRPr="00EF3710">
        <w:rPr>
          <w:rFonts w:ascii="Calibri" w:hAnsi="Calibri"/>
          <w:i/>
          <w:iCs/>
          <w:noProof/>
          <w:sz w:val="20"/>
          <w:szCs w:val="20"/>
        </w:rPr>
        <w:t>199</w:t>
      </w:r>
      <w:r w:rsidRPr="00EF3710">
        <w:rPr>
          <w:rFonts w:ascii="Calibri" w:hAnsi="Calibri"/>
          <w:noProof/>
          <w:sz w:val="20"/>
          <w:szCs w:val="20"/>
        </w:rPr>
        <w:t>(2), 213–227. Retrieved from http://www.springerlink.com/index/H5163540255151QR.pdf</w:t>
      </w:r>
    </w:p>
    <w:p w14:paraId="4275C63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Falster, D. S., Moles, A. T., Vesk, P. a., &amp; Wright, I. J. (2002). PLANT ECOLOGICAL STRATEGIES: Some Leading Dimensions of Variation Between Species. </w:t>
      </w:r>
      <w:r w:rsidRPr="00EF3710">
        <w:rPr>
          <w:rFonts w:ascii="Calibri" w:hAnsi="Calibri"/>
          <w:i/>
          <w:iCs/>
          <w:noProof/>
          <w:sz w:val="20"/>
          <w:szCs w:val="20"/>
        </w:rPr>
        <w:t>Annual Review of Ecology and Systematics</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(1), 125–159. doi:10.1146/annurev.ecolsys.33.010802.150452</w:t>
      </w:r>
    </w:p>
    <w:p w14:paraId="3B422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&amp; Wright, I. J. (2006). Land-plant ecology on the basis of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(5), 261–8. doi:10.1016/j.tree.2006.02.004</w:t>
      </w:r>
    </w:p>
    <w:p w14:paraId="74161F3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Woolfrey, A. R., &amp; Ladd, P. . (2001). Habitat preference and reproductive traits of a major Australian riparian tree species (Casuarina cunninghamiana).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49</w:t>
      </w:r>
      <w:r w:rsidRPr="00EF3710">
        <w:rPr>
          <w:rFonts w:ascii="Calibri" w:hAnsi="Calibri"/>
          <w:noProof/>
          <w:sz w:val="20"/>
          <w:szCs w:val="20"/>
        </w:rPr>
        <w:t>(6), 705–715.</w:t>
      </w:r>
    </w:p>
    <w:p w14:paraId="0FB8423F"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Wright, S. J., Kitajima, K., Kraft, N. J. B., Reich, P. B., Wright, I. J., Bunker, D. E., … Zanne, A. E. (2010). Functional traits and the growth-mortality trade-off in tropical trees.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91</w:t>
      </w:r>
      <w:r w:rsidRPr="00EF3710">
        <w:rPr>
          <w:rFonts w:ascii="Calibri" w:hAnsi="Calibri"/>
          <w:noProof/>
          <w:sz w:val="20"/>
          <w:szCs w:val="20"/>
        </w:rPr>
        <w:t>(12), 3664–74. Retrieved from http://www.ncbi.nlm.nih.gov/pubmed/21302837</w:t>
      </w:r>
    </w:p>
    <w:p w14:paraId="2AD2267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Zieminska, K., Butler, D. W., Gleason, S. M., Wright, I. J., &amp; Westoby, M. (2013). Fibre wall and lumen fractions drive wood density variation across 24 Australian angiosperms. </w:t>
      </w:r>
      <w:r w:rsidRPr="00EF3710">
        <w:rPr>
          <w:rFonts w:ascii="Calibri" w:hAnsi="Calibri"/>
          <w:i/>
          <w:iCs/>
          <w:noProof/>
          <w:sz w:val="20"/>
          <w:szCs w:val="20"/>
        </w:rPr>
        <w:t>AoB PLANTS</w:t>
      </w:r>
      <w:r w:rsidRPr="00EF3710">
        <w:rPr>
          <w:rFonts w:ascii="Calibri" w:hAnsi="Calibri"/>
          <w:noProof/>
          <w:sz w:val="20"/>
          <w:szCs w:val="20"/>
        </w:rPr>
        <w:t xml:space="preserve">, </w:t>
      </w:r>
      <w:r w:rsidRPr="00EF3710">
        <w:rPr>
          <w:rFonts w:ascii="Calibri" w:hAnsi="Calibri"/>
          <w:i/>
          <w:iCs/>
          <w:noProof/>
          <w:sz w:val="20"/>
          <w:szCs w:val="20"/>
        </w:rPr>
        <w:t>5</w:t>
      </w:r>
      <w:r w:rsidRPr="00EF3710">
        <w:rPr>
          <w:rFonts w:ascii="Calibri" w:hAnsi="Calibri"/>
          <w:noProof/>
          <w:sz w:val="20"/>
          <w:szCs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r Kirstie Fryirs " w:date="2014-04-02T13:50:00Z" w:initials="KF">
    <w:p w14:paraId="05BFF25D" w14:textId="2FDF528D" w:rsidR="002E43DE" w:rsidRDefault="002E43DE">
      <w:pPr>
        <w:pStyle w:val="CommentText"/>
      </w:pPr>
      <w:r>
        <w:rPr>
          <w:rStyle w:val="CommentReference"/>
        </w:rPr>
        <w:annotationRef/>
      </w:r>
      <w:r>
        <w:t>Maybe adds a bit of a bent that will attract readers</w:t>
      </w:r>
    </w:p>
  </w:comment>
  <w:comment w:id="3" w:author="Dr Kirstie Fryirs " w:date="2014-04-02T13:49:00Z" w:initials="KF">
    <w:p w14:paraId="5CD7BA7F" w14:textId="77777777" w:rsidR="002E43DE" w:rsidRDefault="002E43DE">
      <w:pPr>
        <w:pStyle w:val="CommentText"/>
      </w:pPr>
      <w:r>
        <w:rPr>
          <w:rStyle w:val="CommentReference"/>
        </w:rPr>
        <w:annotationRef/>
      </w:r>
      <w:r>
        <w:t>I really like this paper.  It’s well written and I think it has some nice contributions.</w:t>
      </w:r>
    </w:p>
    <w:p w14:paraId="53615BB4" w14:textId="77777777" w:rsidR="002E43DE" w:rsidRDefault="002E43DE">
      <w:pPr>
        <w:pStyle w:val="CommentText"/>
      </w:pPr>
    </w:p>
    <w:p w14:paraId="2CE507F4" w14:textId="5423F028" w:rsidR="002E43DE" w:rsidRDefault="002E43DE">
      <w:pPr>
        <w:pStyle w:val="CommentText"/>
      </w:pPr>
      <w:r>
        <w:t>Relatively minor changes throughout with one or 2 more ideas for the discussion.</w:t>
      </w:r>
    </w:p>
  </w:comment>
  <w:comment w:id="4" w:author="Dr Kirstie Fryirs " w:date="2014-04-02T13:51:00Z" w:initials="KF">
    <w:p w14:paraId="20887BA4" w14:textId="50D4A4B9" w:rsidR="002E43DE" w:rsidRDefault="002E43DE">
      <w:pPr>
        <w:pStyle w:val="CommentText"/>
      </w:pPr>
      <w:r>
        <w:rPr>
          <w:rStyle w:val="CommentReference"/>
        </w:rPr>
        <w:annotationRef/>
      </w:r>
      <w:r>
        <w:t>Nice questions</w:t>
      </w:r>
    </w:p>
  </w:comment>
  <w:comment w:id="5" w:author="Dr Kirstie Fryirs " w:date="2014-04-02T13:51:00Z" w:initials="KF">
    <w:p w14:paraId="37F0C95C" w14:textId="1F77615D" w:rsidR="002E43DE" w:rsidRDefault="002E43DE">
      <w:pPr>
        <w:pStyle w:val="CommentText"/>
      </w:pPr>
      <w:r>
        <w:rPr>
          <w:rStyle w:val="CommentReference"/>
        </w:rPr>
        <w:annotationRef/>
      </w:r>
      <w:r>
        <w:t>What’s they – something missing here</w:t>
      </w:r>
    </w:p>
  </w:comment>
  <w:comment w:id="6" w:author="Dr Kirstie Fryirs " w:date="2014-04-02T13:51:00Z" w:initials="KF">
    <w:p w14:paraId="15A99502" w14:textId="6D78F7FD" w:rsidR="002E43DE" w:rsidRDefault="002E43DE">
      <w:pPr>
        <w:pStyle w:val="CommentText"/>
      </w:pPr>
      <w:r>
        <w:rPr>
          <w:rStyle w:val="CommentReference"/>
        </w:rPr>
        <w:annotationRef/>
      </w:r>
      <w:r>
        <w:t>Nice contributions too!</w:t>
      </w:r>
    </w:p>
  </w:comment>
  <w:comment w:id="8" w:author="Dr Kirstie Fryirs " w:date="2014-04-02T14:05:00Z" w:initials="KF">
    <w:p w14:paraId="05B5330A" w14:textId="6CE4F5AC" w:rsidR="002E43DE" w:rsidRDefault="002E43DE">
      <w:pPr>
        <w:pStyle w:val="CommentText"/>
      </w:pPr>
      <w:r>
        <w:rPr>
          <w:rStyle w:val="CommentReference"/>
        </w:rPr>
        <w:annotationRef/>
      </w:r>
      <w:r>
        <w:t xml:space="preserve">Not sure what convention is for </w:t>
      </w:r>
      <w:proofErr w:type="spellStart"/>
      <w:r>
        <w:t>Ecohydrology</w:t>
      </w:r>
      <w:proofErr w:type="spellEnd"/>
      <w:r>
        <w:t xml:space="preserve"> but you may need to change this throughout</w:t>
      </w:r>
    </w:p>
  </w:comment>
  <w:comment w:id="12" w:author="Dr Kirstie Fryirs " w:date="2014-04-02T14:06:00Z" w:initials="KF">
    <w:p w14:paraId="31FA1DA3" w14:textId="012E1CB2" w:rsidR="002E43DE" w:rsidRDefault="002E43DE">
      <w:pPr>
        <w:pStyle w:val="CommentText"/>
      </w:pPr>
      <w:r>
        <w:rPr>
          <w:rStyle w:val="CommentReference"/>
        </w:rPr>
        <w:annotationRef/>
      </w:r>
      <w:r>
        <w:t>Bit convoluted - rephrase</w:t>
      </w:r>
    </w:p>
  </w:comment>
  <w:comment w:id="15" w:author="Dr Kirstie Fryirs " w:date="2014-04-02T14:08:00Z" w:initials="KF">
    <w:p w14:paraId="58F1730C" w14:textId="1912BCB4" w:rsidR="002E43DE" w:rsidRDefault="002E43DE">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814EC9" w:rsidRDefault="00814EC9">
      <w:pPr>
        <w:pStyle w:val="CommentText"/>
      </w:pPr>
    </w:p>
    <w:p w14:paraId="1B463B06"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p>
    <w:p w14:paraId="496545E2" w14:textId="39E77AAE" w:rsidR="00814EC9" w:rsidRDefault="00814EC9"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17" w:author="Dr Kirstie Fryirs " w:date="2014-04-02T14:07:00Z" w:initials="KF">
    <w:p w14:paraId="1E5BE8C3" w14:textId="52F7D9AA" w:rsidR="002E43DE" w:rsidRDefault="002E43DE">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comment>
  <w:comment w:id="18" w:author="Dr Kirstie Fryirs " w:date="2014-04-02T14:09:00Z" w:initials="KF">
    <w:p w14:paraId="1621AF31" w14:textId="3694F5CB" w:rsidR="002E43DE" w:rsidRDefault="002E43DE">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9" w:author="Dr Kirstie Fryirs  [2]" w:date="2014-04-03T08:13:00Z" w:initials="KF">
    <w:p w14:paraId="3A4B17BA" w14:textId="7DFEA0D0" w:rsidR="002E43DE" w:rsidRDefault="002E43DE">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2E43DE" w:rsidRDefault="002E43DE">
      <w:pPr>
        <w:pStyle w:val="CommentText"/>
      </w:pPr>
      <w:r>
        <w:t xml:space="preserve">Add locations such as Sydney, Melbourne </w:t>
      </w:r>
      <w:proofErr w:type="spellStart"/>
      <w:r>
        <w:t>etc</w:t>
      </w:r>
      <w:proofErr w:type="spellEnd"/>
      <w:r>
        <w:t xml:space="preserve"> for an international audience</w:t>
      </w:r>
    </w:p>
    <w:p w14:paraId="66AF7D43" w14:textId="0398F643" w:rsidR="002E43DE" w:rsidRDefault="002E43DE">
      <w:pPr>
        <w:pStyle w:val="CommentText"/>
      </w:pPr>
      <w:r>
        <w:t>Would be nice to have the major trunk streams on here too</w:t>
      </w:r>
    </w:p>
    <w:p w14:paraId="498161FD" w14:textId="4FD33EAA" w:rsidR="002E43DE" w:rsidRDefault="002E43DE">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B118A6" w:rsidRDefault="00B118A6">
      <w:pPr>
        <w:pStyle w:val="CommentText"/>
      </w:pPr>
    </w:p>
    <w:p w14:paraId="403FFDC1" w14:textId="18A9BF2C" w:rsidR="00B118A6" w:rsidRDefault="00B118A6">
      <w:pPr>
        <w:pStyle w:val="CommentText"/>
      </w:pPr>
      <w:r>
        <w:t>There’s only 14 sites on here but you used 15</w:t>
      </w:r>
    </w:p>
  </w:comment>
  <w:comment w:id="23" w:author="Dr Kirstie Fryirs " w:date="2014-04-02T14:11:00Z" w:initials="KF">
    <w:p w14:paraId="23168032" w14:textId="12B3E56E" w:rsidR="002E43DE" w:rsidRDefault="002E43DE">
      <w:pPr>
        <w:pStyle w:val="CommentText"/>
      </w:pPr>
      <w:r>
        <w:rPr>
          <w:rStyle w:val="CommentReference"/>
        </w:rPr>
        <w:annotationRef/>
      </w:r>
      <w:proofErr w:type="spellStart"/>
      <w:r>
        <w:t>Bankfull</w:t>
      </w:r>
      <w:proofErr w:type="spellEnd"/>
      <w:r>
        <w:t xml:space="preserve"> channel edge?</w:t>
      </w:r>
    </w:p>
  </w:comment>
  <w:comment w:id="24" w:author="Dr Kirstie Fryirs " w:date="2014-04-02T14:11:00Z" w:initials="KF">
    <w:p w14:paraId="415BA8CA" w14:textId="355950CB" w:rsidR="002E43DE" w:rsidRDefault="002E43DE">
      <w:pPr>
        <w:pStyle w:val="CommentText"/>
      </w:pPr>
      <w:r>
        <w:rPr>
          <w:rStyle w:val="CommentReference"/>
        </w:rPr>
        <w:annotationRef/>
      </w:r>
      <w:r>
        <w:t>Don’t use this word – it has various interpretations</w:t>
      </w:r>
    </w:p>
  </w:comment>
  <w:comment w:id="72" w:author="Dr Kirstie Fryirs " w:date="2014-04-02T14:14:00Z" w:initials="KF">
    <w:p w14:paraId="4DB4988F" w14:textId="1720572D" w:rsidR="002E43DE" w:rsidRDefault="002E43DE">
      <w:pPr>
        <w:pStyle w:val="CommentText"/>
      </w:pPr>
      <w:r>
        <w:rPr>
          <w:rStyle w:val="CommentReference"/>
        </w:rPr>
        <w:annotationRef/>
      </w:r>
      <w:r>
        <w:t>How many?</w:t>
      </w:r>
    </w:p>
  </w:comment>
  <w:comment w:id="79" w:author="Dr Kirstie Fryirs  [3]" w:date="2014-04-03T08:17:00Z" w:initials="KF">
    <w:p w14:paraId="2257F068" w14:textId="731E4166" w:rsidR="00B118A6" w:rsidRDefault="00B118A6">
      <w:pPr>
        <w:pStyle w:val="CommentText"/>
      </w:pPr>
      <w:r>
        <w:rPr>
          <w:rStyle w:val="CommentReference"/>
        </w:rPr>
        <w:annotationRef/>
      </w:r>
      <w:r>
        <w:t>Rephrase – expression – horrible sentence!</w:t>
      </w:r>
    </w:p>
  </w:comment>
  <w:comment w:id="80" w:author="Dr Kirstie Fryirs  [4]" w:date="2014-04-03T08:17:00Z" w:initials="KF">
    <w:p w14:paraId="011B7361" w14:textId="11B2CB3C" w:rsidR="00B118A6" w:rsidRDefault="00B118A6">
      <w:pPr>
        <w:pStyle w:val="CommentText"/>
      </w:pPr>
      <w:r>
        <w:rPr>
          <w:rStyle w:val="CommentReference"/>
        </w:rPr>
        <w:annotationRef/>
      </w:r>
      <w:r>
        <w:t>Elaborate or clarify – not entirely sure what you are saying here</w:t>
      </w:r>
    </w:p>
  </w:comment>
  <w:comment w:id="82" w:author="Dr Kirstie Fryirs  [5]" w:date="2014-04-03T08:18:00Z" w:initials="KF">
    <w:p w14:paraId="77D86895" w14:textId="6F6E9F12" w:rsidR="00B118A6" w:rsidRDefault="00B118A6">
      <w:pPr>
        <w:pStyle w:val="CommentText"/>
      </w:pPr>
      <w:r>
        <w:rPr>
          <w:rStyle w:val="CommentReference"/>
        </w:rPr>
        <w:annotationRef/>
      </w:r>
      <w:r>
        <w:t xml:space="preserve">Ref </w:t>
      </w:r>
      <w:proofErr w:type="spellStart"/>
      <w:r>
        <w:t>neede</w:t>
      </w:r>
      <w:proofErr w:type="spellEnd"/>
      <w:r>
        <w:t xml:space="preserve"> in here</w:t>
      </w:r>
    </w:p>
  </w:comment>
  <w:comment w:id="83" w:author="Dr Kirstie Fryirs  [6]" w:date="2014-04-03T08:19:00Z" w:initials="KF">
    <w:p w14:paraId="116BBF96" w14:textId="023E6A79" w:rsidR="00B118A6" w:rsidRDefault="00B118A6">
      <w:pPr>
        <w:pStyle w:val="CommentText"/>
      </w:pPr>
      <w:r>
        <w:rPr>
          <w:rStyle w:val="CommentReference"/>
        </w:rPr>
        <w:annotationRef/>
      </w:r>
      <w:r>
        <w:t>Ref needed in here</w:t>
      </w:r>
    </w:p>
  </w:comment>
  <w:comment w:id="84" w:author="Dr Kirstie Fryirs  [7]" w:date="2014-04-03T08:19:00Z" w:initials="KF">
    <w:p w14:paraId="011AC062" w14:textId="77777777" w:rsidR="00B118A6" w:rsidRDefault="00B118A6">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B118A6" w:rsidRDefault="00B118A6">
      <w:pPr>
        <w:pStyle w:val="CommentText"/>
      </w:pPr>
    </w:p>
    <w:p w14:paraId="72ED96C2" w14:textId="3C088FB6" w:rsidR="00B118A6" w:rsidRDefault="00B118A6">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86" w:author="Dr Kirstie Fryirs  [8]" w:date="2014-04-03T08:21:00Z" w:initials="KF">
    <w:p w14:paraId="5C19918A" w14:textId="77777777" w:rsidR="00B118A6" w:rsidRDefault="00B118A6">
      <w:pPr>
        <w:pStyle w:val="CommentText"/>
      </w:pPr>
      <w:r>
        <w:rPr>
          <w:rStyle w:val="CommentReference"/>
        </w:rPr>
        <w:annotationRef/>
      </w:r>
      <w:r>
        <w:t>Ref needed in here</w:t>
      </w:r>
    </w:p>
    <w:p w14:paraId="4297FF86" w14:textId="77777777" w:rsidR="00B118A6" w:rsidRDefault="00B118A6">
      <w:pPr>
        <w:pStyle w:val="CommentText"/>
      </w:pPr>
    </w:p>
    <w:p w14:paraId="61FCF37C" w14:textId="5FDAEE91" w:rsidR="00B118A6" w:rsidRDefault="00B118A6">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87" w:author="Dr Kirstie Fryirs  [9]" w:date="2014-04-03T08:22:00Z" w:initials="KF">
    <w:p w14:paraId="711A5A86" w14:textId="5FE1E13B" w:rsidR="00B118A6" w:rsidRDefault="00B118A6">
      <w:pPr>
        <w:pStyle w:val="CommentText"/>
      </w:pPr>
      <w:r>
        <w:rPr>
          <w:rStyle w:val="CommentReference"/>
        </w:rPr>
        <w:annotationRef/>
      </w:r>
      <w:r>
        <w:t>Refs needed in here</w:t>
      </w:r>
    </w:p>
  </w:comment>
  <w:comment w:id="88" w:author="Dr Kirstie Fryirs  [10]" w:date="2014-04-03T08:22:00Z" w:initials="KF">
    <w:p w14:paraId="6B1AF196" w14:textId="738D8E4E" w:rsidR="00B118A6" w:rsidRDefault="00B118A6">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93" w:author="Dr Kirstie Fryirs  [12]" w:date="2014-04-03T08:27:00Z" w:initials="KF">
    <w:p w14:paraId="14CD9779" w14:textId="13FDDE2E" w:rsidR="00814EC9" w:rsidRDefault="00814EC9">
      <w:pPr>
        <w:pStyle w:val="CommentText"/>
      </w:pPr>
      <w:r>
        <w:rPr>
          <w:rStyle w:val="CommentReference"/>
        </w:rPr>
        <w:annotationRef/>
      </w:r>
      <w:r>
        <w:t xml:space="preserve">You definitely need the papers by </w:t>
      </w:r>
      <w:proofErr w:type="spellStart"/>
      <w:r>
        <w:t>Rustomji</w:t>
      </w:r>
      <w:proofErr w:type="spellEnd"/>
      <w:r>
        <w:t xml:space="preserve"> and his reference list</w:t>
      </w:r>
    </w:p>
    <w:p w14:paraId="058BC68C" w14:textId="77777777" w:rsidR="00814EC9" w:rsidRDefault="00814EC9">
      <w:pPr>
        <w:pStyle w:val="CommentText"/>
      </w:pPr>
    </w:p>
    <w:p w14:paraId="6FB7897E"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6F228E9F"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814EC9" w:rsidRDefault="00814EC9"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814EC9" w:rsidRDefault="00814EC9" w:rsidP="00814EC9">
      <w:pPr>
        <w:autoSpaceDE w:val="0"/>
        <w:autoSpaceDN w:val="0"/>
        <w:adjustRightInd w:val="0"/>
        <w:spacing w:after="0" w:line="240" w:lineRule="auto"/>
        <w:rPr>
          <w:rFonts w:ascii="AdvTTd9b1c495" w:hAnsi="AdvTTd9b1c495" w:cs="AdvTTd9b1c495"/>
          <w:sz w:val="16"/>
          <w:szCs w:val="16"/>
        </w:rPr>
      </w:pPr>
    </w:p>
    <w:p w14:paraId="1E5AA32F" w14:textId="620A65E0" w:rsidR="00814EC9" w:rsidRPr="00814EC9" w:rsidRDefault="00814EC9"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95" w:author="Dr Kirstie Fryirs  [11]" w:date="2014-04-03T08:24:00Z" w:initials="KF">
    <w:p w14:paraId="3CE11403" w14:textId="378A151A" w:rsidR="00B118A6" w:rsidRDefault="00B118A6">
      <w:pPr>
        <w:pStyle w:val="CommentText"/>
      </w:pPr>
      <w:r>
        <w:rPr>
          <w:rStyle w:val="CommentReference"/>
        </w:rPr>
        <w:annotationRef/>
      </w:r>
      <w:r>
        <w:t>In the discussion I’d also have a paragraph or two on the implications for environmental flow allocation</w:t>
      </w:r>
      <w:r w:rsidR="00814EC9">
        <w:t xml:space="preserve"> and the maintenance of riparian vegetation structure and function</w:t>
      </w:r>
      <w:r>
        <w:t xml:space="preserve"> – this is another </w:t>
      </w:r>
      <w:proofErr w:type="spellStart"/>
      <w:r>
        <w:t>biggy</w:t>
      </w:r>
      <w:proofErr w:type="spellEnd"/>
      <w:r>
        <w:t xml:space="preserve"> in </w:t>
      </w:r>
      <w:proofErr w:type="spellStart"/>
      <w:r>
        <w:t>riv</w:t>
      </w:r>
      <w:proofErr w:type="spellEnd"/>
      <w:r>
        <w:t xml:space="preserve"> </w:t>
      </w:r>
      <w:proofErr w:type="spellStart"/>
      <w:r>
        <w:t>mgt</w:t>
      </w:r>
      <w:proofErr w:type="spellEnd"/>
      <w:r>
        <w:t xml:space="preserve"> practice, particularly in places such as the Murray-Darling where water allocation issues are a hot topic. CSIRO h</w:t>
      </w:r>
      <w:r w:rsidR="00814EC9">
        <w:t xml:space="preserve">ave done a lot of modelling etc. </w:t>
      </w:r>
      <w:proofErr w:type="spellStart"/>
      <w:r w:rsidR="00814EC9">
        <w:t>Poff</w:t>
      </w:r>
      <w:proofErr w:type="spellEnd"/>
      <w:r w:rsidR="00814EC9">
        <w:t xml:space="preserve"> also has written a lot about ecological </w:t>
      </w:r>
      <w:proofErr w:type="spellStart"/>
      <w:r w:rsidR="00814EC9">
        <w:t>sentivity</w:t>
      </w:r>
      <w:proofErr w:type="spellEnd"/>
      <w:r w:rsidR="00814EC9">
        <w:t xml:space="preserve"> to changes in hydrology. This sort of scientific basis for the implications will make the discussion more sophisticated and strengthen the contribution to the literature.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FF25D" w15:done="0"/>
  <w15:commentEx w15:paraId="2CE507F4" w15:done="0"/>
  <w15:commentEx w15:paraId="20887BA4" w15:done="0"/>
  <w15:commentEx w15:paraId="37F0C95C" w15:done="0"/>
  <w15:commentEx w15:paraId="15A99502" w15:done="0"/>
  <w15:commentEx w15:paraId="05B5330A" w15:done="0"/>
  <w15:commentEx w15:paraId="31FA1DA3" w15:done="0"/>
  <w15:commentEx w15:paraId="496545E2" w15:done="0"/>
  <w15:commentEx w15:paraId="1E5BE8C3" w15:done="0"/>
  <w15:commentEx w15:paraId="1621AF31" w15:done="0"/>
  <w15:commentEx w15:paraId="403FFDC1" w15:done="0"/>
  <w15:commentEx w15:paraId="23168032" w15:done="0"/>
  <w15:commentEx w15:paraId="415BA8CA" w15:done="0"/>
  <w15:commentEx w15:paraId="4DB4988F" w15:done="0"/>
  <w15:commentEx w15:paraId="2257F068" w15:done="0"/>
  <w15:commentEx w15:paraId="011B7361" w15:done="0"/>
  <w15:commentEx w15:paraId="77D86895" w15:done="0"/>
  <w15:commentEx w15:paraId="116BBF96" w15:done="0"/>
  <w15:commentEx w15:paraId="72ED96C2" w15:done="0"/>
  <w15:commentEx w15:paraId="61FCF37C" w15:done="0"/>
  <w15:commentEx w15:paraId="711A5A86" w15:done="0"/>
  <w15:commentEx w15:paraId="6B1AF196" w15:done="0"/>
  <w15:commentEx w15:paraId="1E5AA32F" w15:done="0"/>
  <w15:commentEx w15:paraId="3CE1140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
    <w15:presenceInfo w15:providerId="AD" w15:userId="S-1-5-21-1594774353-775871607-213974443-74199"/>
  </w15:person>
  <w15:person w15:author="Dr Kirstie Fryirs  [2]">
    <w15:presenceInfo w15:providerId="AD" w15:userId="S-1-5-21-1594774353-775871607-213974443-74199"/>
  </w15:person>
  <w15:person w15:author="Dr Kirstie Fryirs  [3]">
    <w15:presenceInfo w15:providerId="AD" w15:userId="S-1-5-21-1594774353-775871607-213974443-74199"/>
  </w15:person>
  <w15:person w15:author="Dr Kirstie Fryirs  [4]">
    <w15:presenceInfo w15:providerId="AD" w15:userId="S-1-5-21-1594774353-775871607-213974443-74199"/>
  </w15:person>
  <w15:person w15:author="Dr Kirstie Fryirs  [5]">
    <w15:presenceInfo w15:providerId="AD" w15:userId="S-1-5-21-1594774353-775871607-213974443-74199"/>
  </w15:person>
  <w15:person w15:author="Dr Kirstie Fryirs  [6]">
    <w15:presenceInfo w15:providerId="AD" w15:userId="S-1-5-21-1594774353-775871607-213974443-74199"/>
  </w15:person>
  <w15:person w15:author="Dr Kirstie Fryirs  [7]">
    <w15:presenceInfo w15:providerId="AD" w15:userId="S-1-5-21-1594774353-775871607-213974443-74199"/>
  </w15:person>
  <w15:person w15:author="Dr Kirstie Fryirs  [8]">
    <w15:presenceInfo w15:providerId="AD" w15:userId="S-1-5-21-1594774353-775871607-213974443-74199"/>
  </w15:person>
  <w15:person w15:author="Dr Kirstie Fryirs  [9]">
    <w15:presenceInfo w15:providerId="AD" w15:userId="S-1-5-21-1594774353-775871607-213974443-74199"/>
  </w15:person>
  <w15:person w15:author="Dr Kirstie Fryirs  [10]">
    <w15:presenceInfo w15:providerId="AD" w15:userId="S-1-5-21-1594774353-775871607-213974443-74199"/>
  </w15:person>
  <w15:person w15:author="Dr Kirstie Fryirs  [11]">
    <w15:presenceInfo w15:providerId="AD" w15:userId="S-1-5-21-1594774353-775871607-213974443-74199"/>
  </w15:person>
  <w15:person w15:author="Dr Kirstie Fryirs  [12]">
    <w15:presenceInfo w15:providerId="AD" w15:userId="S-1-5-21-1594774353-775871607-213974443-741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1049B7"/>
    <w:rsid w:val="001133BD"/>
    <w:rsid w:val="00180A63"/>
    <w:rsid w:val="001D57C9"/>
    <w:rsid w:val="00290091"/>
    <w:rsid w:val="00295EF9"/>
    <w:rsid w:val="002E43DE"/>
    <w:rsid w:val="00311F05"/>
    <w:rsid w:val="00335320"/>
    <w:rsid w:val="003721C9"/>
    <w:rsid w:val="003F4885"/>
    <w:rsid w:val="00417C34"/>
    <w:rsid w:val="00576141"/>
    <w:rsid w:val="005779AB"/>
    <w:rsid w:val="005E166E"/>
    <w:rsid w:val="00617ABD"/>
    <w:rsid w:val="00621641"/>
    <w:rsid w:val="00625ED2"/>
    <w:rsid w:val="00630B93"/>
    <w:rsid w:val="00650D8B"/>
    <w:rsid w:val="0069430E"/>
    <w:rsid w:val="006A025A"/>
    <w:rsid w:val="006B1A67"/>
    <w:rsid w:val="006E5D88"/>
    <w:rsid w:val="006F4B8F"/>
    <w:rsid w:val="007018A5"/>
    <w:rsid w:val="007137EA"/>
    <w:rsid w:val="007166A1"/>
    <w:rsid w:val="007760E7"/>
    <w:rsid w:val="007845D8"/>
    <w:rsid w:val="00810634"/>
    <w:rsid w:val="00814EC9"/>
    <w:rsid w:val="00842036"/>
    <w:rsid w:val="0085737E"/>
    <w:rsid w:val="00873269"/>
    <w:rsid w:val="00947919"/>
    <w:rsid w:val="009546E2"/>
    <w:rsid w:val="00980EC2"/>
    <w:rsid w:val="009D2CA8"/>
    <w:rsid w:val="00A22B81"/>
    <w:rsid w:val="00A87877"/>
    <w:rsid w:val="00AF1FDB"/>
    <w:rsid w:val="00B064E3"/>
    <w:rsid w:val="00B118A6"/>
    <w:rsid w:val="00B55332"/>
    <w:rsid w:val="00B634E6"/>
    <w:rsid w:val="00C175AC"/>
    <w:rsid w:val="00C30594"/>
    <w:rsid w:val="00C83CE4"/>
    <w:rsid w:val="00CC24F8"/>
    <w:rsid w:val="00CD354D"/>
    <w:rsid w:val="00D0402B"/>
    <w:rsid w:val="00DB30C6"/>
    <w:rsid w:val="00DE7C76"/>
    <w:rsid w:val="00E16840"/>
    <w:rsid w:val="00E665A9"/>
    <w:rsid w:val="00EA700F"/>
    <w:rsid w:val="00ED02F3"/>
    <w:rsid w:val="00EF3710"/>
    <w:rsid w:val="00F42B80"/>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altimedata.water.nsw.gov.au/water.stm"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data.water.vic.gov.au/monitoring.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0A850-90BE-4CBA-9417-5EB1B0D9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26</Pages>
  <Words>26116</Words>
  <Characters>148867</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Kirstie Fryirs</cp:lastModifiedBy>
  <cp:revision>3</cp:revision>
  <dcterms:created xsi:type="dcterms:W3CDTF">2014-04-02T03:21:00Z</dcterms:created>
  <dcterms:modified xsi:type="dcterms:W3CDTF">2014-04-02T21:30:00Z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