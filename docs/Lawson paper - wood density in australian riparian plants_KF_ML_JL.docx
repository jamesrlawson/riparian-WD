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C3EB6" w14:textId="32EE9467" w:rsidR="00B55332" w:rsidRPr="005E166E" w:rsidRDefault="00B55332" w:rsidP="00A22B81">
      <w:pPr>
        <w:spacing w:line="360" w:lineRule="auto"/>
        <w:jc w:val="both"/>
        <w:rPr>
          <w:i/>
          <w:sz w:val="26"/>
          <w:szCs w:val="26"/>
        </w:rPr>
      </w:pPr>
      <w:r w:rsidRPr="005E166E">
        <w:rPr>
          <w:i/>
          <w:sz w:val="26"/>
          <w:szCs w:val="26"/>
        </w:rPr>
        <w:t xml:space="preserve">Hydrological conditions predict wood density in </w:t>
      </w:r>
      <w:del w:id="0" w:author="Dr Kirstie Fryirs" w:date="2014-04-02T13:50:00Z">
        <w:r w:rsidRPr="005E166E" w:rsidDel="00C30594">
          <w:rPr>
            <w:i/>
            <w:sz w:val="26"/>
            <w:szCs w:val="26"/>
          </w:rPr>
          <w:delText xml:space="preserve">Australian </w:delText>
        </w:r>
      </w:del>
      <w:r w:rsidRPr="005E166E">
        <w:rPr>
          <w:i/>
          <w:sz w:val="26"/>
          <w:szCs w:val="26"/>
        </w:rPr>
        <w:t>riparian plants</w:t>
      </w:r>
      <w:ins w:id="1" w:author="Dr Kirstie Fryirs" w:date="2014-04-02T13:50:00Z">
        <w:r w:rsidR="00C30594">
          <w:rPr>
            <w:i/>
            <w:sz w:val="26"/>
            <w:szCs w:val="26"/>
          </w:rPr>
          <w:t xml:space="preserve"> of South-eastern Australia: </w:t>
        </w:r>
        <w:commentRangeStart w:id="2"/>
        <w:r w:rsidR="00C30594">
          <w:rPr>
            <w:i/>
            <w:sz w:val="26"/>
            <w:szCs w:val="26"/>
          </w:rPr>
          <w:t>Implications for adaptation to future human-disturbance and climate change.</w:t>
        </w:r>
        <w:commentRangeEnd w:id="2"/>
        <w:r w:rsidR="00C30594">
          <w:rPr>
            <w:rStyle w:val="CommentReference"/>
          </w:rPr>
          <w:commentReference w:id="2"/>
        </w:r>
      </w:ins>
    </w:p>
    <w:p w14:paraId="319286A9" w14:textId="77777777" w:rsidR="005E166E" w:rsidRPr="00EA700F" w:rsidRDefault="005E166E" w:rsidP="00A22B81">
      <w:pPr>
        <w:spacing w:line="360" w:lineRule="auto"/>
        <w:jc w:val="both"/>
        <w:rPr>
          <w:b/>
        </w:rPr>
      </w:pPr>
    </w:p>
    <w:p w14:paraId="54155B8B" w14:textId="2ED43D9D" w:rsidR="005E166E" w:rsidRDefault="005779AB" w:rsidP="00A22B81">
      <w:pPr>
        <w:spacing w:line="360" w:lineRule="auto"/>
        <w:jc w:val="both"/>
        <w:rPr>
          <w:b/>
        </w:rPr>
      </w:pPr>
      <w:r>
        <w:rPr>
          <w:b/>
        </w:rPr>
        <w:t>Abstra</w:t>
      </w:r>
      <w:commentRangeStart w:id="3"/>
      <w:r>
        <w:rPr>
          <w:b/>
        </w:rPr>
        <w:t>c</w:t>
      </w:r>
      <w:commentRangeEnd w:id="3"/>
      <w:r w:rsidR="00C30594">
        <w:rPr>
          <w:rStyle w:val="CommentReference"/>
        </w:rPr>
        <w:commentReference w:id="3"/>
      </w:r>
      <w:r>
        <w:rPr>
          <w:b/>
        </w:rPr>
        <w:t>t</w:t>
      </w:r>
    </w:p>
    <w:p w14:paraId="3544881A" w14:textId="020D56E5" w:rsidR="005E166E" w:rsidRPr="005779AB" w:rsidRDefault="005779AB" w:rsidP="00A22B81">
      <w:pPr>
        <w:autoSpaceDE w:val="0"/>
        <w:autoSpaceDN w:val="0"/>
        <w:adjustRightInd w:val="0"/>
        <w:spacing w:after="0" w:line="360" w:lineRule="auto"/>
        <w:rPr>
          <w:rFonts w:cs="Arial"/>
        </w:rPr>
      </w:pPr>
      <w:r w:rsidRPr="005779AB">
        <w:rPr>
          <w:rFonts w:cs="Arial"/>
        </w:rPr>
        <w:t xml:space="preserve">Wood density is a key plant functional trait </w:t>
      </w:r>
      <w:r>
        <w:rPr>
          <w:rFonts w:cs="Arial"/>
        </w:rPr>
        <w:t>which</w:t>
      </w:r>
      <w:r w:rsidRPr="005779AB">
        <w:rPr>
          <w:rFonts w:cs="Arial"/>
        </w:rPr>
        <w:t xml:space="preserve"> integrates the trade-offs characteristic to riparian plant ecological strategies. We made the following predictions in this study: (</w:t>
      </w:r>
      <w:commentRangeStart w:id="4"/>
      <w:r w:rsidRPr="005779AB">
        <w:rPr>
          <w:rFonts w:cs="Arial"/>
        </w:rPr>
        <w:t>1) wood density increases with frequency and magnitude of flooding disturbance (2) wood density increases as water availability in the riparian zone becomes less predictable, and (3) flooding and unpredictability of water availability induce environmental specialisation in wood densi</w:t>
      </w:r>
      <w:commentRangeEnd w:id="4"/>
      <w:r w:rsidR="00C30594">
        <w:rPr>
          <w:rStyle w:val="CommentReference"/>
        </w:rPr>
        <w:commentReference w:id="4"/>
      </w:r>
      <w:r w:rsidRPr="005779AB">
        <w:rPr>
          <w:rFonts w:cs="Arial"/>
        </w:rPr>
        <w:t xml:space="preserve">ty as </w:t>
      </w:r>
      <w:commentRangeStart w:id="5"/>
      <w:r w:rsidRPr="005779AB">
        <w:rPr>
          <w:rFonts w:cs="Arial"/>
        </w:rPr>
        <w:t xml:space="preserve">they </w:t>
      </w:r>
      <w:commentRangeEnd w:id="5"/>
      <w:r w:rsidR="00C30594">
        <w:rPr>
          <w:rStyle w:val="CommentReference"/>
        </w:rPr>
        <w:commentReference w:id="5"/>
      </w:r>
      <w:r w:rsidRPr="005779AB">
        <w:rPr>
          <w:rFonts w:cs="Arial"/>
        </w:rPr>
        <w:t xml:space="preserve">increase in severity. We </w:t>
      </w:r>
      <w:r>
        <w:rPr>
          <w:rFonts w:cs="Arial"/>
        </w:rPr>
        <w:t xml:space="preserve">surveyed wood density of dominant species at </w:t>
      </w:r>
      <w:r w:rsidRPr="005779AB">
        <w:rPr>
          <w:rFonts w:cs="Arial"/>
        </w:rPr>
        <w:t>fifteen riparian sites along flow-gauged rivers across south-eastern Australia. Abundance-weighted site means of wood density were mapped along gradients of frequency and magnitude of flooding disturbance, and metrics of</w:t>
      </w:r>
      <w:r>
        <w:rPr>
          <w:rFonts w:cs="Arial"/>
        </w:rPr>
        <w:t xml:space="preserve"> </w:t>
      </w:r>
      <w:r w:rsidRPr="005779AB">
        <w:rPr>
          <w:rFonts w:cs="Arial"/>
        </w:rPr>
        <w:t xml:space="preserve">riparian water availability </w:t>
      </w:r>
      <w:r w:rsidR="00AF1FDB">
        <w:rPr>
          <w:rFonts w:cs="Arial"/>
        </w:rPr>
        <w:t>including</w:t>
      </w:r>
      <w:r w:rsidRPr="005779AB">
        <w:rPr>
          <w:rFonts w:cs="Arial"/>
        </w:rPr>
        <w:t xml:space="preserve"> </w:t>
      </w:r>
      <w:proofErr w:type="spellStart"/>
      <w:r w:rsidRPr="005779AB">
        <w:rPr>
          <w:rFonts w:cs="Arial"/>
        </w:rPr>
        <w:t>baseflow</w:t>
      </w:r>
      <w:proofErr w:type="spellEnd"/>
      <w:r w:rsidRPr="005779AB">
        <w:rPr>
          <w:rFonts w:cs="Arial"/>
        </w:rPr>
        <w:t xml:space="preserve"> index, seasonality and inter-annual variability. Metrics describing the largest, most intense flood events throughout a river’s hydrological record were found to be strong positive predictors of mean wood density. </w:t>
      </w:r>
      <w:commentRangeStart w:id="6"/>
      <w:r w:rsidRPr="005779AB">
        <w:rPr>
          <w:rFonts w:cs="Arial"/>
        </w:rPr>
        <w:t>Mean</w:t>
      </w:r>
      <w:commentRangeEnd w:id="6"/>
      <w:r w:rsidR="00C30594">
        <w:rPr>
          <w:rStyle w:val="CommentReference"/>
        </w:rPr>
        <w:commentReference w:id="6"/>
      </w:r>
      <w:r w:rsidRPr="005779AB">
        <w:rPr>
          <w:rFonts w:cs="Arial"/>
        </w:rPr>
        <w:t xml:space="preserve"> wood density was also positively predicted by unpredictability of water availability in the riparian zone. This latter relationship was maximised where patterns of flow were highly seasonal, but the season with which they were associated was not consistent throughout the record. Our study highlights the importance of hydrological conditions</w:t>
      </w:r>
      <w:ins w:id="7" w:author="Michelle Leishman" w:date="2014-04-08T15:25:00Z">
        <w:r w:rsidR="000961C3">
          <w:rPr>
            <w:rFonts w:cs="Arial"/>
          </w:rPr>
          <w:t xml:space="preserve">, </w:t>
        </w:r>
      </w:ins>
      <w:del w:id="8" w:author="Michelle Leishman" w:date="2014-04-08T15:25:00Z">
        <w:r w:rsidRPr="005779AB" w:rsidDel="000961C3">
          <w:rPr>
            <w:rFonts w:cs="Arial"/>
          </w:rPr>
          <w:delText xml:space="preserve"> – </w:delText>
        </w:r>
      </w:del>
      <w:r w:rsidRPr="005779AB">
        <w:rPr>
          <w:rFonts w:cs="Arial"/>
        </w:rPr>
        <w:t>particularly disturbance and environmental unpredictability, as determinants of ecological strategy in riparian plants</w:t>
      </w:r>
      <w:ins w:id="9" w:author="Dr Kirstie Fryirs" w:date="2014-04-02T13:51:00Z">
        <w:r w:rsidR="00C30594">
          <w:rPr>
            <w:rFonts w:cs="Arial"/>
          </w:rPr>
          <w:t xml:space="preserve"> in systems dominated by extremes of flow variability and ENSO </w:t>
        </w:r>
        <w:commentRangeStart w:id="10"/>
        <w:r w:rsidR="00C30594">
          <w:rPr>
            <w:rFonts w:cs="Arial"/>
          </w:rPr>
          <w:t>climate</w:t>
        </w:r>
      </w:ins>
      <w:commentRangeEnd w:id="10"/>
      <w:r w:rsidR="000961C3">
        <w:rPr>
          <w:rStyle w:val="CommentReference"/>
        </w:rPr>
        <w:commentReference w:id="10"/>
      </w:r>
      <w:r w:rsidRPr="005779AB">
        <w:rPr>
          <w:rFonts w:cs="Arial"/>
        </w:rPr>
        <w:t>. This is likely to hold important ecological consequences for riparian plant communities in south-eastern Australia, where increasing climatic variability and frequency of extreme events are hallmarks of climate change predictions.</w:t>
      </w:r>
    </w:p>
    <w:p w14:paraId="634263F4" w14:textId="77777777" w:rsidR="005E166E" w:rsidRDefault="005E166E" w:rsidP="00A22B81">
      <w:pPr>
        <w:spacing w:line="360" w:lineRule="auto"/>
        <w:jc w:val="both"/>
        <w:rPr>
          <w:b/>
        </w:rPr>
      </w:pPr>
    </w:p>
    <w:p w14:paraId="629E0A98" w14:textId="77777777" w:rsidR="005E166E" w:rsidRDefault="005E166E" w:rsidP="00A22B81">
      <w:pPr>
        <w:spacing w:line="360" w:lineRule="auto"/>
        <w:jc w:val="both"/>
        <w:rPr>
          <w:b/>
        </w:rPr>
      </w:pPr>
    </w:p>
    <w:p w14:paraId="22304C8B" w14:textId="77777777" w:rsidR="005E166E" w:rsidRDefault="005E166E" w:rsidP="00A22B81">
      <w:pPr>
        <w:spacing w:line="360" w:lineRule="auto"/>
        <w:jc w:val="both"/>
        <w:rPr>
          <w:b/>
        </w:rPr>
      </w:pPr>
    </w:p>
    <w:p w14:paraId="0BD27220" w14:textId="77777777" w:rsidR="005E166E" w:rsidRDefault="005E166E" w:rsidP="00A22B81">
      <w:pPr>
        <w:spacing w:line="360" w:lineRule="auto"/>
        <w:jc w:val="both"/>
        <w:rPr>
          <w:b/>
        </w:rPr>
      </w:pPr>
    </w:p>
    <w:p w14:paraId="42BED1DA" w14:textId="77777777" w:rsidR="005E166E" w:rsidRDefault="005E166E" w:rsidP="00A22B81">
      <w:pPr>
        <w:spacing w:line="360" w:lineRule="auto"/>
        <w:jc w:val="both"/>
        <w:rPr>
          <w:b/>
        </w:rPr>
      </w:pPr>
    </w:p>
    <w:p w14:paraId="1F6408EA" w14:textId="77777777" w:rsidR="005E166E" w:rsidRDefault="005E166E" w:rsidP="00A22B81">
      <w:pPr>
        <w:spacing w:line="360" w:lineRule="auto"/>
        <w:jc w:val="both"/>
        <w:rPr>
          <w:b/>
        </w:rPr>
      </w:pPr>
    </w:p>
    <w:p w14:paraId="38B776A4" w14:textId="77777777" w:rsidR="005E166E" w:rsidRDefault="005E166E" w:rsidP="00A22B81">
      <w:pPr>
        <w:spacing w:line="360" w:lineRule="auto"/>
        <w:jc w:val="both"/>
        <w:rPr>
          <w:b/>
        </w:rPr>
      </w:pPr>
    </w:p>
    <w:p w14:paraId="50A19582" w14:textId="77777777" w:rsidR="005E166E" w:rsidRDefault="005E166E" w:rsidP="00A22B81">
      <w:pPr>
        <w:spacing w:line="360" w:lineRule="auto"/>
        <w:jc w:val="both"/>
        <w:rPr>
          <w:b/>
        </w:rPr>
      </w:pPr>
    </w:p>
    <w:p w14:paraId="1E23D72B" w14:textId="77777777" w:rsidR="00B634E6" w:rsidRPr="00EA700F" w:rsidRDefault="00B634E6" w:rsidP="00A22B81">
      <w:pPr>
        <w:spacing w:line="360" w:lineRule="auto"/>
        <w:jc w:val="both"/>
        <w:rPr>
          <w:b/>
        </w:rPr>
      </w:pPr>
      <w:r w:rsidRPr="00EA700F">
        <w:rPr>
          <w:b/>
        </w:rPr>
        <w:t>Introduction</w:t>
      </w:r>
    </w:p>
    <w:p w14:paraId="600251EE" w14:textId="533729FD" w:rsidR="00B634E6" w:rsidRPr="00EA700F" w:rsidRDefault="00B634E6" w:rsidP="00A22B81">
      <w:pPr>
        <w:spacing w:line="360" w:lineRule="auto"/>
        <w:jc w:val="both"/>
        <w:rPr>
          <w:lang w:val="en-US"/>
        </w:rPr>
      </w:pPr>
      <w:r w:rsidRPr="00EA700F">
        <w:rPr>
          <w:lang w:val="en-US"/>
        </w:rPr>
        <w:t xml:space="preserve">Functional trait oriented approaches to understanding community assembly </w:t>
      </w:r>
      <w:commentRangeStart w:id="11"/>
      <w:r w:rsidRPr="00EA700F">
        <w:rPr>
          <w:lang w:val="en-US"/>
        </w:rPr>
        <w:fldChar w:fldCharType="begin" w:fldLock="1"/>
      </w:r>
      <w:r w:rsidR="00135469">
        <w:rPr>
          <w:lang w:val="en-US"/>
        </w:rPr>
        <w:instrText>ADDIN CSL_CITATION { "citationItems" : [ { "id" : "ITEM-1", "itemData" : { "DOI" : "10.1016/j.tree.2006.02.002", "ISSN" : "0169-5347", "PMID" : "16701083", "abstract" : "There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 "author" : [ { "dropping-particle" : "", "family" : "McGill", "given" : "Brian J", "non-dropping-particle" : "", "parse-names" : false, "suffix" : "" }, { "dropping-particle" : "", "family" : "Enquist", "given" : "Brian J", "non-dropping-particle" : "", "parse-names" : false, "suffix" : "" }, { "dropping-particle" : "", "family" : "Weiher", "given" : "Evan", "non-dropping-particle" : "", "parse-names" : false, "suffix" : "" }, { "dropping-particle" : "", "family" : "Westoby", "given" : "Mark", "non-dropping-particle" : "", "parse-names" : false, "suffix" : "" } ], "container-title" : "Trends in Ecology &amp; Evolution", "id" : "ITEM-1", "issue" : "4", "issued" : { "date-parts" : [ [ "2006", "4" ] ] }, "page" : "178-85", "title" : "Rebuilding community ecology from functional traits.", "type" : "article-journal", "volume" : "21" }, "uris" : [ "http://www.mendeley.com/documents/?uuid=961e2f0a-4962-4b2a-b646-d26045154e51" ] } ], "mendeley" : { "manualFormatting" : "(McGill, et al. , 2006)", "previouslyFormattedCitation" : "(McGill, Enquist, Weiher, &amp; Westoby, 2006)" }, "properties" : { "noteIndex" : 0 }, "schema" : "https://github.com/citation-style-language/schema/raw/master/csl-citation.json" }</w:instrText>
      </w:r>
      <w:r w:rsidRPr="00EA700F">
        <w:rPr>
          <w:lang w:val="en-US"/>
        </w:rPr>
        <w:fldChar w:fldCharType="separate"/>
      </w:r>
      <w:r w:rsidRPr="00EA700F">
        <w:rPr>
          <w:noProof/>
          <w:lang w:val="en-US"/>
        </w:rPr>
        <w:t xml:space="preserve">(McGill, </w:t>
      </w:r>
      <w:ins w:id="12" w:author="Dr Kirstie Fryirs" w:date="2014-04-02T14:05:00Z">
        <w:r w:rsidR="00FF3274">
          <w:rPr>
            <w:noProof/>
            <w:lang w:val="en-US"/>
          </w:rPr>
          <w:t xml:space="preserve">et al. </w:t>
        </w:r>
      </w:ins>
      <w:del w:id="13" w:author="Dr Kirstie Fryirs" w:date="2014-04-02T14:05:00Z">
        <w:r w:rsidRPr="00EA700F" w:rsidDel="00FF3274">
          <w:rPr>
            <w:noProof/>
            <w:lang w:val="en-US"/>
          </w:rPr>
          <w:delText>Enquist, Weiher, &amp; Westoby</w:delText>
        </w:r>
      </w:del>
      <w:r w:rsidRPr="00EA700F">
        <w:rPr>
          <w:noProof/>
          <w:lang w:val="en-US"/>
        </w:rPr>
        <w:t>, 2006)</w:t>
      </w:r>
      <w:r w:rsidRPr="00EA700F">
        <w:rPr>
          <w:lang w:val="en-US"/>
        </w:rPr>
        <w:fldChar w:fldCharType="end"/>
      </w:r>
      <w:commentRangeEnd w:id="11"/>
      <w:r w:rsidR="00FF3274">
        <w:rPr>
          <w:rStyle w:val="CommentReference"/>
        </w:rPr>
        <w:commentReference w:id="11"/>
      </w:r>
      <w:r w:rsidRPr="00EA700F">
        <w:rPr>
          <w:lang w:val="en-US"/>
        </w:rPr>
        <w:t xml:space="preserve"> have been </w:t>
      </w:r>
      <w:r w:rsidRPr="00EA700F">
        <w:rPr>
          <w:i/>
          <w:lang w:val="en-US"/>
        </w:rPr>
        <w:t>de mode</w:t>
      </w:r>
      <w:r w:rsidRPr="00EA700F">
        <w:rPr>
          <w:lang w:val="en-US"/>
        </w:rPr>
        <w:t xml:space="preserve"> over the last decade, especially in plant ecology </w:t>
      </w:r>
      <w:r w:rsidRPr="00EA700F">
        <w:rPr>
          <w:lang w:val="en-US"/>
        </w:rPr>
        <w:fldChar w:fldCharType="begin" w:fldLock="1"/>
      </w:r>
      <w:r w:rsidR="00135469">
        <w:rPr>
          <w:lang w:val="en-US"/>
        </w:rPr>
        <w:instrText>ADDIN CSL_CITATION { "citationItems" : [ { "id" : "ITEM-1", "itemData" : { "DOI" : "10.1111/j.1365-2486.2011.02451.x", "ISSN" : "13541013", "author" : [ { "dropping-particle" : "", "family" : "Kattge", "given" : "J.", "non-dropping-particle" : "", "parse-names" : false, "suffix" : "" }, { "dropping-particle" : "", "family" : "D\u00edaz", "given" : "S.", "non-dropping-particle" : "", "parse-names" : false, "suffix" : "" }, { "dropping-particle" : "", "family" : "Lavorel", "given" : "S.", "non-dropping-particle" : "", "parse-names" : false, "suffix" : "" }, { "dropping-particle" : "", "family" : "Prentice", "given" : "I. C.", "non-dropping-particle" : "", "parse-names" : false, "suffix" : "" }, { "dropping-particle" : "", "family" : "Leadley", "given" : "P.", "non-dropping-particle" : "", "parse-names" : false, "suffix" : "" }, { "dropping-particle" : "", "family" : "B\u00f6nisch", "given" : "G.", "non-dropping-particle" : "", "parse-names" : false, "suffix" : "" }, { "dropping-particle" : "", "family" : "Garnier", "given" : "E.", "non-dropping-particle" : "", "parse-names" : false, "suffix" : "" }, { "dropping-particle" : "", "family" : "Westoby", "given" : "M.", "non-dropping-particle" : "", "parse-names" : false, "suffix" : "" }, { "dropping-particle" : "", "family" : "Reich", "given" : "P. B.", "non-dropping-particle" : "", "parse-names" : false, "suffix" : "" }, { "dropping-particle" : "", "family" : "Wright", "given" : "I. J.", "non-dropping-particle" : "", "parse-names" : false, "suffix" : "" }, { "dropping-particle" : "", "family" : "Cornelissen", "given" : "J. H. C.", "non-dropping-particle" : "", "parse-names" : false, "suffix" : "" }, { "dropping-particle" : "", "family" : "Violle", "given" : "C.", "non-dropping-particle" : "", "parse-names" : false, "suffix" : "" }, { "dropping-particle" : "", "family" : "Harrison", "given" : "S. P.", "non-dropping-particle" : "", "parse-names" : false, "suffix" : "" }, { "dropping-particle" : "", "family" : "BODEGOM", "given" : "P. M.", "non-dropping-particle" : "Van", "parse-names" : false, "suffix" : "" }, { "dropping-particle" : "", "family" : "Reichstein", "given" : "M.", "non-dropping-particle" : "", "parse-names" : false, "suffix" : "" }, { "dropping-particle" : "", "family" : "Enquist", "given" : "B. J.", "non-dropping-particle" : "", "parse-names" : false, "suffix" : "" }, { "dropping-particle" : "", "family" : "Soudzilovskaia", "given" : "N. a.", "non-dropping-particle" : "", "parse-names" : false, "suffix" : "" }, { "dropping-particle" : "", "family" : "Ackerly", "given" : "D. D.", "non-dropping-particle" : "", "parse-names" : false, "suffix" : "" }, { "dropping-particle" : "", "family" : "Anand", "given" : "M.", "non-dropping-particle" : "", "parse-names" : false, "suffix" : "" }, { "dropping-particle" : "", "family" : "Atkin", "given" : "O.", "non-dropping-particle" : "", "parse-names" : false, "suffix" : "" }, { "dropping-particle" : "", "family" : "Bahn", "given" : "M.", "non-dropping-particle" : "", "parse-names" : false, "suffix" : "" }, { "dropping-particle" : "", "family" : "Baker", "given" : "T. R.", "non-dropping-particle" : "", "parse-names" : false, "suffix" : "" }, { "dropping-particle" : "", "family" : "Baldocchi", "given" : "D.", "non-dropping-particle" : "", "parse-names" : false, "suffix" : "" }, { "dropping-particle" : "", "family" : "Bekker", "given" : "R.", "non-dropping-particle" : "", "parse-names" : false, "suffix" : "" }, { "dropping-particle" : "", "family" : "Blanco", "given" : "C. C.", "non-dropping-particle" : "", "parse-names" : false, "suffix" : "" }, { "dropping-particle" : "", "family" : "Blonder", "given" : "B.", "non-dropping-particle" : "", "parse-names" : false, "suffix" : "" }, { "dropping-particle" : "", "family" : "Bond", "given" : "W. J.", "non-dropping-particle" : "", "parse-names" : false, "suffix" : "" }, { "dropping-particle" : "", "family" : "Bradstock", "given" : "R.", "non-dropping-particle" : "", "parse-names" : false, "suffix" : "" }, { "dropping-particle" : "", "family" : "Bunker", "given" : "D. E.", "non-dropping-particle" : "", "parse-names" : false, "suffix" : "" }, { "dropping-particle" : "", "family" : "Casanoves", "given" : "F.", "non-dropping-particle" : "", "parse-names" : false, "suffix" : "" }, { "dropping-particle" : "", "family" : "Cavender-Bares", "given" : "J.", "non-dropping-particle" : "", "parse-names" : false, "suffix" : "" }, { "dropping-particle" : "", "family" : "Chambers", "given" : "J. Q.", "non-dropping-particle" : "", "parse-names" : false, "suffix" : "" }, { "dropping-particle" : "", "family" : "Chapin Iii", "given" : "F. S.", "non-dropping-particle" : "", "parse-names" : false, "suffix" : "" }, { "dropping-particle" : "", "family" : "Chave", "given" : "J.", "non-dropping-particle" : "", "parse-names" : false, "suffix" : "" }, { "dropping-particle" : "", "family" : "Coomes", "given" : "D.", "non-dropping-particle" : "", "parse-names" : false, "suffix" : "" }, { "dropping-particle" : "", "family" : "Cornwell", "given" : "W. K.", "non-dropping-particle" : "", "parse-names" : false, "suffix" : "" }, { "dropping-particle" : "", "family" : "Craine", "given" : "J. M.", "non-dropping-particle" : "", "parse-names" : false, "suffix" : "" }, { "dropping-particle" : "", "family" : "Dobrin", "given" : "B. H.", "non-dropping-particle" : "", "parse-names" : false, "suffix" : "" }, { "dropping-particle" : "", "family" : "Duarte", "given" : "L.", "non-dropping-particle" : "", "parse-names" : false, "suffix" : "" }, { "dropping-particle" : "", "family" : "Durka", "given" : "W.", "non-dropping-particle" : "", "parse-names" : false, "suffix" : "" }, { "dropping-particle" : "", "family" : "Elser", "given" : "J.", "non-dropping-particle" : "", "parse-names" : false, "suffix" : "" }, { "dropping-particle" : "", "family" : "Esser", "given" : "G.", "non-dropping-particle" : "", "parse-names" : false, "suffix" : "" }, { "dropping-particle" : "", "family" : "Estiarte", "given" : "M.", "non-dropping-particle" : "", "parse-names" : false, "suffix" : "" }, { "dropping-particle" : "", "family" : "Fagan", "given" : "W. F.", "non-dropping-particle" : "", "parse-names" : false, "suffix" : "" }, { "dropping-particle" : "", "family" : "Fang", "given" : "J.", "non-dropping-particle" : "", "parse-names" : false, "suffix" : "" }, { "dropping-particle" : "", "family" : "Fern\u00e1ndez-M\u00e9ndez", "given" : "F.", "non-dropping-particle" : "", "parse-names" : false, "suffix" : "" }, { "dropping-particle" : "", "family" : "Fidelis", "given" : "a.", "non-dropping-particle" : "", "parse-names" : false, "suffix" : "" }, { "dropping-particle" : "", "family" : "Finegan", "given" : "B.", "non-dropping-particle" : "", "parse-names" : false, "suffix" : "" }, { "dropping-particle" : "", "family" : "Flores", "given" : "O.", "non-dropping-particle" : "", "parse-names" : false, "suffix" : "" }, { "dropping-particle" : "", "family" : "Ford", "given" : "H.", "non-dropping-particle" : "", "parse-names" : false, "suffix" : "" }, { "dropping-particle" : "", "family" : "Frank", "given" : "D.", "non-dropping-particle" : "", "parse-names" : false, "suffix" : "" }, { "dropping-particle" : "", "family" : "Freschet", "given" : "G. T.", "non-dropping-particle" : "", "parse-names" : false, "suffix" : "" }, { "dropping-particle" : "", "family" : "Fyllas", "given" : "N. M.", "non-dropping-particle" : "", "parse-names" : false, "suffix" : "" }, { "dropping-particle" : "V.", "family" : "Gallagher", "given" : "R.", "non-dropping-particle" : "", "parse-names" : false, "suffix" : "" }, { "dropping-particle" : "", "family" : "Green", "given" : "W. a.", "non-dropping-particle" : "", "parse-names" : false, "suffix" : "" }, { "dropping-particle" : "", "family" : "Gutierrez", "given" : "a. G.", "non-dropping-particle" : "", "parse-names" : false, "suffix" : "" }, { "dropping-particle" : "", "family" : "Hickler", "given" : "T.", "non-dropping-particle" : "", "parse-names" : false, "suffix" : "" }, { "dropping-particle" : "", "family" : "Higgins", "given" : "S. I.", "non-dropping-particle" : "", "parse-names" : false, "suffix" : "" }, { "dropping-particle" : "", "family" : "Hodgson", "given" : "J. G.", "non-dropping-particle" : "", "parse-names" : false, "suffix" : "" }, { "dropping-particle" : "", "family" : "Jalili", "given" : "a.", "non-dropping-particle" : "", "parse-names" : false, "suffix" : "" }, { "dropping-particle" : "", "family" : "Jansen", "given" : "S.", "non-dropping-particle" : "", "parse-names" : false, "suffix" : "" }, { "dropping-particle" : "", "family" : "Joly", "given" : "C. a.", "non-dropping-particle" : "", "parse-names" : false, "suffix" : "" }, { "dropping-particle" : "", "family" : "Kerkhoff", "given" : "a. J.", "non-dropping-particle" : "", "parse-names" : false, "suffix" : "" }, { "dropping-particle" : "", "family" : "Kirkup", "given" : "D.", "non-dropping-particle" : "", "parse-names" : false, "suffix" : "" }, { "dropping-particle" : "", "family" : "Kitajima", "given" : "K.", "non-dropping-particle" : "", "parse-names" : false, "suffix" : "" }, { "dropping-particle" : "", "family" : "Kleyer", "given" : "M.", "non-dropping-particle" : "", "parse-names" : false, "suffix" : "" }, { "dropping-particle" : "", "family" : "Klotz", "given" : "S.", "non-dropping-particle" : "", "parse-names" : false, "suffix" : "" }, { "dropping-particle" : "", "family" : "Knops", "given" : "J. M. H.", "non-dropping-particle" : "", "parse-names" : false, "suffix" : "" }, { "dropping-particle" : "", "family" : "Kramer", "given" : "K.", "non-dropping-particle" : "", "parse-names" : false, "suffix" : "" }, { "dropping-particle" : "", "family" : "K\u00fchn", "given" : "I.", "non-dropping-particle" : "", "parse-names" : false, "suffix" : "" }, { "dropping-particle" : "", "family" : "Kurokawa", "given" : "H.", "non-dropping-particle" : "", "parse-names" : false, "suffix" : "" }, { "dropping-particle" : "", "family" : "Laughlin", "given" : "D.", "non-dropping-particle" : "", "parse-names" : false, "suffix" : "" }, { "dropping-particle" : "", "family" : "Lee", "given" : "T. D.", "non-dropping-particle" : "", "parse-names" : false, "suffix" : "" }, { "dropping-particle" : "", "family" : "Leishman", "given" : "M.", "non-dropping-particle" : "", "parse-names" : false, "suffix" : "" }, { "dropping-particle" : "", "family" : "Lens", "given" : "F.", "non-dropping-particle" : "", "parse-names" : false, "suffix" : "" }, { "dropping-particle" : "", "family" : "Lenz", "given" : "T.", "non-dropping-particle" : "", "parse-names" : false, "suffix" : "" }, { "dropping-particle" : "", "family" : "Lewis", "given" : "S. L.", "non-dropping-particle" : "", "parse-names" : false, "suffix" : "" }, { "dropping-particle" : "", "family" : "Lloyd", "given" : "J.", "non-dropping-particle" : "", "parse-names" : false, "suffix" : "" }, { "dropping-particle" : "", "family" : "Llusi\u00e0", "given" : "J.", "non-dropping-particle" : "", "parse-names" : false, "suffix" : "" }, { "dropping-particle" : "", "family" : "Louault", "given" : "F.", "non-dropping-particle" : "", "parse-names" : false, "suffix" : "" }, { "dropping-particle" : "", "family" : "Ma", "given" : "S.", "non-dropping-particle" : "", "parse-names" : false, "suffix" : "" }, { "dropping-particle" : "", "family" : "Mahecha", "given" : "M. D.", "non-dropping-particle" : "", "parse-names" : false, "suffix" : "" }, { "dropping-particle" : "", "family" : "Manning", "given" : "P.", "non-dropping-particle" : "", "parse-names" : false, "suffix" : "" }, { "dropping-particle" : "", "family" : "Massad", "given" : "T.", "non-dropping-particle" : "", "parse-names" : false, "suffix" : "" }, { "dropping-particle" : "", "family" : "Medlyn", "given" : "B. E.", "non-dropping-particle" : "", "parse-names" : false, "suffix" : "" }, { "dropping-particle" : "", "family" : "Messier", "given" : "J.", "non-dropping-particle" : "", "parse-names" : false, "suffix" : "" }, { "dropping-particle" : "", "family" : "Moles", "given" : "a. T.", "non-dropping-particle" : "", "parse-names" : false, "suffix" : "" }, { "dropping-particle" : "", "family" : "M\u00fcller", "given" : "S. C.", "non-dropping-particle" : "", "parse-names" : false, "suffix" : "" }, { "dropping-particle" : "", "family" : "Nadrowski", "given" : "K.", "non-dropping-particle" : "", "parse-names" : false, "suffix" : "" }, { "dropping-particle" : "", "family" : "Naeem", "given" : "S.", "non-dropping-particle" : "", "parse-names" : false, "suffix" : "" }, { "dropping-particle" : "", "family" : "Niinemets", "given" : "\u00dc.", "non-dropping-particle" : "", "parse-names" : false, "suffix" : "" }, { "dropping-particle" : "", "family" : "N\u00f6llert", "given" : "S.", "non-dropping-particle" : "", "parse-names" : false, "suffix" : "" }, { "dropping-particle" : "", "family" : "N\u00fcske", "given" : "a.", "non-dropping-particle" : "", "parse-names" : false, "suffix" : "" }, { "dropping-particle" : "", "family" : "Ogaya", "given" : "R.", "non-dropping-particle" : "", "parse-names" : false, "suffix" : "" }, { "dropping-particle" : "", "family" : "Oleksyn", "given" : "J.", "non-dropping-particle" : "", "parse-names" : false, "suffix" : "" }, { "dropping-particle" : "", "family" : "Onipchenko", "given" : "V. G.", "non-dropping-particle" : "", "parse-names" : false, "suffix" : "" }, { "dropping-particle" : "", "family" : "Onoda", "given" : "Y.", "non-dropping-particle" : "", "parse-names" : false, "suffix" : "" }, { "dropping-particle" : "", "family" : "Ordo\u00f1ez", "given" : "J.", "non-dropping-particle" : "", "parse-names" : false, "suffix" : "" }, { "dropping-particle" : "", "family" : "Overbeck", "given" : "G.", "non-dropping-particle" : "", "parse-names" : false, "suffix" : "" }, { "dropping-particle" : "", "family" : "Ozinga", "given" : "W. a.", "non-dropping-particle" : "", "parse-names" : false, "suffix" : "" }, { "dropping-particle" : "", "family" : "Pati\u00f1o", "given" : "S.", "non-dropping-particle" : "", "parse-names" : false, "suffix" : "" }, { "dropping-particle" : "", "family" : "Paula", "given" : "S.", "non-dropping-particle" : "", "parse-names" : false, "suffix" : "" }, { "dropping-particle" : "", "family" : "Pausas", "given" : "J. G.", "non-dropping-particle" : "", "parse-names" : false, "suffix" : "" }, { "dropping-particle" : "", "family" : "Pe\u00f1uelas", "given" : "J.", "non-dropping-particle" : "", "parse-names" : false, "suffix" : "" }, { "dropping-particle" : "", "family" : "Phillips", "given" : "O. L.", "non-dropping-particle" : "", "parse-names" : false, "suffix" : "" }, { "dropping-particle" : "", "family" : "Pillar", "given" : "V.", "non-dropping-particle" : "", "parse-names" : false, "suffix" : "" }, { "dropping-particle" : "", "family" : "Poorter", "given" : "H.", "non-dropping-particle" : "", "parse-names" : false, "suffix" : "" }, { "dropping-particle" : "", "family" : "Poorter", "given" : "L.", "non-dropping-particle" : "", "parse-names" : false, "suffix" : "" }, { "dropping-particle" : "", "family" : "Poschlod", "given" : "P.", "non-dropping-particle" : "", "parse-names" : false, "suffix" : "" }, { "dropping-particle" : "", "family" : "Prinzing", "given" : "a.", "non-dropping-particle" : "", "parse-names" : false, "suffix" : "" }, { "dropping-particle" : "", "family" : "Proulx", "given" : "R.", "non-dropping-particle" : "", "parse-names" : false, "suffix" : "" }, { "dropping-particle" : "", "family" : "Rammig", "given" : "a.", "non-dropping-particle" : "", "parse-names" : false, "suffix" : "" }, { "dropping-particle" : "", "family" : "Reinsch", "given" : "S.", "non-dropping-particle" : "", "parse-names" : false, "suffix" : "" }, { "dropping-particle" : "", "family" : "Reu", "given" : "B.", "non-dropping-particle" : "", "parse-names" : false, "suffix" : "" }, { "dropping-particle" : "", "family" : "Sack", "given" : "L.", "non-dropping-particle" : "", "parse-names" : false, "suffix" : "" }, { "dropping-particle" : "", "family" : "Salgado-Negret", "given" : "B.", "non-dropping-particle" : "", "parse-names" : false, "suffix" : "" }, { "dropping-particle" : "", "family" : "Sardans", "given" : "J.", "non-dropping-particle" : "", "parse-names" : false, "suffix" : "" }, { "dropping-particle" : "", "family" : "Shiodera", "given" : "S.", "non-dropping-particle" : "", "parse-names" : false, "suffix" : "" }, { "dropping-particle" : "", "family" : "Shipley", "given" : "B.", "non-dropping-particle" : "", "parse-names" : false, "suffix" : "" }, { "dropping-particle" : "", "family" : "Siefert", "given" : "a.", "non-dropping-particle" : "", "parse-names" : false, "suffix" : "" }, { "dropping-particle" : "", "family" : "Sosinski", "given" : "E.", "non-dropping-particle" : "", "parse-names" : false, "suffix" : "" }, { "dropping-particle" : "", "family" : "Soussana", "given" : "J.-F.", "non-dropping-particle" : "", "parse-names" : false, "suffix" : "" }, { "dropping-particle" : "", "family" : "Swaine", "given" : "E.", "non-dropping-particle" : "", "parse-names" : false, "suffix" : "" }, { "dropping-particle" : "", "family" : "Swenson", "given" : "N.", "non-dropping-particle" : "", "parse-names" : false, "suffix" : "" }, { "dropping-particle" : "", "family" : "Thompson", "given" : "K.", "non-dropping-particle" : "", "parse-names" : false, "suffix" : "" }, { "dropping-particle" : "", "family" : "Thornton", "given" : "P.", "non-dropping-particle" : "", "parse-names" : false, "suffix" : "" }, { "dropping-particle" : "", "family" : "Waldram", "given" : "M.", "non-dropping-particle" : "", "parse-names" : false, "suffix" : "" }, { "dropping-particle" : "", "family" : "Weiher", "given" : "E.", "non-dropping-particle" : "", "parse-names" : false, "suffix" : "" }, { "dropping-particle" : "", "family" : "White", "given" : "M.", "non-dropping-particle" : "", "parse-names" : false, "suffix" : "" }, { "dropping-particle" : "", "family" : "White", "given" : "S.", "non-dropping-particle" : "", "parse-names" : false, "suffix" : "" }, { "dropping-particle" : "", "family" : "Wright", "given" : "S. J.", "non-dropping-particle" : "", "parse-names" : false, "suffix" : "" }, { "dropping-particle" : "", "family" : "Yguel", "given" : "B.", "non-dropping-particle" : "", "parse-names" : false, "suffix" : "" }, { "dropping-particle" : "", "family" : "Zaehle", "given" : "S.", "non-dropping-particle" : "", "parse-names" : false, "suffix" : "" }, { "dropping-particle" : "", "family" : "Zanne", "given" : "a. E.", "non-dropping-particle" : "", "parse-names" : false, "suffix" : "" }, { "dropping-particle" : "", "family" : "Wirth", "given" : "C.", "non-dropping-particle" : "", "parse-names" : false, "suffix" : "" } ], "container-title" : "Global Change Biology", "id" : "ITEM-1", "issue" : "9", "issued" : { "date-parts" : [ [ "2011", "9", "21" ] ] }, "page" : "2905-2935", "title" : "TRY - a global database of plant traits", "type" : "article-journal", "volume" : "17" }, "uris" : [ "http://www.mendeley.com/documents/?uuid=f4768116-c60f-4322-8978-561e1e8ea557" ] } ], "mendeley" : { "previouslyFormattedCitation" : "(Kattge et al., 2011)" }, "properties" : { "noteIndex" : 0 }, "schema" : "https://github.com/citation-style-language/schema/raw/master/csl-citation.json" }</w:instrText>
      </w:r>
      <w:r w:rsidRPr="00EA700F">
        <w:rPr>
          <w:lang w:val="en-US"/>
        </w:rPr>
        <w:fldChar w:fldCharType="separate"/>
      </w:r>
      <w:r w:rsidRPr="00EA700F">
        <w:rPr>
          <w:noProof/>
          <w:lang w:val="en-US"/>
        </w:rPr>
        <w:t>(Kattge et al., 2011)</w:t>
      </w:r>
      <w:r w:rsidRPr="00EA700F">
        <w:rPr>
          <w:lang w:val="en-US"/>
        </w:rPr>
        <w:fldChar w:fldCharType="end"/>
      </w:r>
      <w:r w:rsidRPr="00EA700F">
        <w:rPr>
          <w:lang w:val="en-US"/>
        </w:rPr>
        <w:t xml:space="preserve">. These approaches attempt to understand community assembly processes by linking morphological or physiological attributes of species to organismal success under given environmental conditions. Suites of traits can be conceptualized as axes of variation in terms of ‘ecological strategy’, and distribution of this variation across environmental gradients can provide insight into where these strategies are successful </w:t>
      </w:r>
      <w:r w:rsidRPr="00EA700F">
        <w:rPr>
          <w:lang w:val="en-US"/>
        </w:rPr>
        <w:fldChar w:fldCharType="begin" w:fldLock="1"/>
      </w:r>
      <w:r w:rsidR="00135469">
        <w:rPr>
          <w:lang w:val="en-US"/>
        </w:rPr>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"previouslyFormattedCitation" : "(Westoby, Falster, Moles, Vesk, &amp; Wright, 2002)" }, "properties" : { "noteIndex" : 0 }, "schema" : "https://github.com/citation-style-language/schema/raw/master/csl-citation.json" }</w:instrText>
      </w:r>
      <w:r w:rsidRPr="00EA700F">
        <w:rPr>
          <w:lang w:val="en-US"/>
        </w:rPr>
        <w:fldChar w:fldCharType="separate"/>
      </w:r>
      <w:r w:rsidRPr="00EA700F">
        <w:rPr>
          <w:noProof/>
          <w:lang w:val="en-US"/>
        </w:rPr>
        <w:t>(Westoby, Falster, Moles, Vesk, &amp; Wright, 2002)</w:t>
      </w:r>
      <w:r w:rsidRPr="00EA700F">
        <w:rPr>
          <w:lang w:val="en-US"/>
        </w:rPr>
        <w:fldChar w:fldCharType="end"/>
      </w:r>
      <w:r w:rsidRPr="00EA700F">
        <w:rPr>
          <w:lang w:val="en-US"/>
        </w:rPr>
        <w:t xml:space="preserve">. </w:t>
      </w:r>
    </w:p>
    <w:p w14:paraId="540DF1F9" w14:textId="02218BBC" w:rsidR="00B634E6" w:rsidRPr="00EA700F" w:rsidRDefault="00B634E6" w:rsidP="00A22B81">
      <w:pPr>
        <w:spacing w:line="360" w:lineRule="auto"/>
        <w:jc w:val="both"/>
      </w:pPr>
      <w:r w:rsidRPr="00EA700F">
        <w:t xml:space="preserve">Hydrology is widely considered to be the dominant abiotic force structuring riparian ecosystems. Hydrological variability in turn drives variation in moisture and substrate availability and flood disturbance, with cyclical resets to early successional conditions being characteristic of the riparian environment </w:t>
      </w:r>
      <w:r w:rsidRPr="00EA700F">
        <w:fldChar w:fldCharType="begin" w:fldLock="1"/>
      </w:r>
      <w:r w:rsidR="00135469">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"mendeley" : { "previouslyFormattedCitation" : "(Merritt, Scott, Poff, Auble, &amp; Lytle, 2010)" }, "properties" : { "noteIndex" : 0 }, "schema" : "https://github.com/citation-style-language/schema/raw/master/csl-citation.json" }</w:instrText>
      </w:r>
      <w:r w:rsidRPr="00EA700F">
        <w:fldChar w:fldCharType="separate"/>
      </w:r>
      <w:r w:rsidRPr="00EA700F">
        <w:rPr>
          <w:noProof/>
        </w:rPr>
        <w:t>(Merritt, Scott, Poff, Auble, &amp; Lytle, 2010)</w:t>
      </w:r>
      <w:r w:rsidRPr="00EA700F">
        <w:fldChar w:fldCharType="end"/>
      </w:r>
      <w:r w:rsidRPr="00EA700F">
        <w:t xml:space="preserve">. These are the conditions which are likely to dictate success of a particular </w:t>
      </w:r>
      <w:ins w:id="14" w:author="Michelle Leishman" w:date="2014-04-08T15:29:00Z">
        <w:r w:rsidR="00721E27">
          <w:t xml:space="preserve">plant </w:t>
        </w:r>
      </w:ins>
      <w:r w:rsidRPr="00EA700F">
        <w:t xml:space="preserve">ecological strategy. </w:t>
      </w:r>
      <w:r w:rsidRPr="00EA700F">
        <w:rPr>
          <w:lang w:val="en-US"/>
        </w:rPr>
        <w:t xml:space="preserve">Several authors have recently suggested functional trait biology as a means of understanding the response of riparian plant communities to hydrological gradients </w:t>
      </w:r>
      <w:r w:rsidRPr="00EA700F">
        <w:rPr>
          <w:lang w:val="en-US"/>
        </w:rPr>
        <w:fldChar w:fldCharType="begin" w:fldLock="1"/>
      </w:r>
      <w:r w:rsidR="00135469">
        <w:rPr>
          <w:lang w:val="en-US"/>
        </w:rPr>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"id" : "ITEM-2", "itemData" : { "DOI" : "10.1007/s10021-012-9566-7", "ISBN" : "1002101295667", "ISSN" : "1432-9840", "author" : [ { "dropping-particle" : "", "family" : "Catford", "given" : "Jane a.", "non-dropping-particle" : "", "parse-names" : false, "suffix" : "" }, { "dropping-particle" : "", "family" : "Naiman", "given" : "Robert J.", "non-dropping-particle" : "", "parse-names" : false, "suffix" : "" }, { "dropping-particle" : "", "family" : "Chambers", "given" : "Lynda E.", "non-dropping-particle" : "", "parse-names" : false, "suffix" : "" }, { "dropping-particle" : "", "family" : "Roberts", "given" : "Jane", "non-dropping-particle" : "", "parse-names" : false, "suffix" : "" }, { "dropping-particle" : "", "family" : "Douglas", "given" : "Michael", "non-dropping-particle" : "", "parse-names" : false, "suffix" : "" }, { "dropping-particle" : "", "family" : "Davies", "given" : "Peter", "non-dropping-particle" : "", "parse-names" : false, "suffix" : "" } ], "container-title" : "Ecosystems", "id" : "ITEM-2", "issued" : { "date-parts" : [ [ "2012", "6", "26" ] ] }, "page" : "1-19", "title" : "Predicting Novel Riparian Ecosystems in a Changing Climate", "type" : "article-journal", "volume" : "June" }, "uris" : [ "http://www.mendeley.com/documents/?uuid=4f806815-c8b5-457d-9d39-d76b9947710c" ] } ], "mendeley" : { "previouslyFormattedCitation" : "(Catford et al., 2012; Merritt et al., 2010)" }, "properties" : { "noteIndex" : 0 }, "schema" : "https://github.com/citation-style-language/schema/raw/master/csl-citation.json" }</w:instrText>
      </w:r>
      <w:r w:rsidRPr="00EA700F">
        <w:rPr>
          <w:lang w:val="en-US"/>
        </w:rPr>
        <w:fldChar w:fldCharType="separate"/>
      </w:r>
      <w:r w:rsidRPr="00EA700F">
        <w:rPr>
          <w:noProof/>
          <w:lang w:val="en-US"/>
        </w:rPr>
        <w:t>(Catford et al., 2012; Merritt et al., 2010)</w:t>
      </w:r>
      <w:r w:rsidRPr="00EA700F">
        <w:rPr>
          <w:lang w:val="en-US"/>
        </w:rPr>
        <w:fldChar w:fldCharType="end"/>
      </w:r>
      <w:r w:rsidRPr="00EA700F">
        <w:rPr>
          <w:lang w:val="en-US"/>
        </w:rPr>
        <w:t xml:space="preserve">. </w:t>
      </w:r>
      <w:r w:rsidRPr="00EA700F">
        <w:t xml:space="preserve"> While </w:t>
      </w:r>
      <w:proofErr w:type="spellStart"/>
      <w:r w:rsidRPr="00EA700F">
        <w:t>ecohydrological</w:t>
      </w:r>
      <w:proofErr w:type="spellEnd"/>
      <w:r w:rsidRPr="00EA700F">
        <w:t xml:space="preserve"> classification </w:t>
      </w:r>
      <w:r w:rsidR="00EA700F" w:rsidRPr="00EA700F">
        <w:t xml:space="preserve">is becoming established </w:t>
      </w:r>
      <w:r w:rsidRPr="00EA700F">
        <w:t xml:space="preserve">as a tool to explain </w:t>
      </w:r>
      <w:r w:rsidR="00EA700F" w:rsidRPr="00EA700F">
        <w:t xml:space="preserve">plant </w:t>
      </w:r>
      <w:r w:rsidRPr="00EA700F">
        <w:t xml:space="preserve">community attributes such as species richness, stand structure and composition </w:t>
      </w:r>
      <w:r w:rsidR="007137EA" w:rsidRPr="00EA700F">
        <w:fldChar w:fldCharType="begin" w:fldLock="1"/>
      </w:r>
      <w:r w:rsidR="00135469">
        <w:instrText>ADDIN CSL_CITATION { "citationItems" : [ { "id" : "ITEM-1", "itemData" : { "DOI" : "10.1111/j.1365-2427.2009.02204.x", "ISSN" : "00465070", "author" : [ { "dropping-particle" : "", "family" : "Poff", "given" : "N. Leroy", "non-dropping-particle" : "", "parse-names" : false, "suffix" : "" }, { "dropping-particle" : "", "family" : "Richter", "given" : "Brian D.", "non-dropping-particle" : "", "parse-names" : false, "suffix" : "" }, { "dropping-particle" : "", "family" : "Arthington", "given" : "Angela H.", "non-dropping-particle" : "", "parse-names" : false, "suffix" : "" }, { "dropping-particle" : "", "family" : "Bunn", "given" : "Stuart E.", "non-dropping-particle" : "", "parse-names" : false, "suffix" : "" }, { "dropping-particle" : "", "family" : "Naiman", "given" : "Robert J.", "non-dropping-particle" : "", "parse-names" : false, "suffix" : "" }, { "dropping-particle" : "", "family" : "Kendy", "given" : "Eloise", "non-dropping-particle" : "", "parse-names" : false, "suffix" : "" }, { "dropping-particle" : "", "family" : "Acreman", "given" : "Mike", "non-dropping-particle" : "", "parse-names" : false, "suffix" : "" }, { "dropping-particle" : "", "family" : "Apse", "given" : "Colin", "non-dropping-particle" : "", "parse-names" : false, "suffix" : "" }, { "dropping-particle" : "", "family" : "Bledsoe", "given" : "Brian P.", "non-dropping-particle" : "", "parse-names" : false, "suffix" : "" }, { "dropping-particle" : "", "family" : "Freeman", "given" : "Mary C.", "non-dropping-particle" : "", "parse-names" : false, "suffix" : "" }, { "dropping-particle" : "", "family" : "Henriksen", "given" : "James", "non-dropping-particle" : "", "parse-names" : false, "suffix" : "" }, { "dropping-particle" : "", "family" : "Jacobson", "given" : "Robert B.", "non-dropping-particle" : "", "parse-names" : false, "suffix" : "" }, { "dropping-particle" : "", "family" : "Kennen", "given" : "Jonathan G.", "non-dropping-particle" : "", "parse-names" : false, "suffix" : "" }, { "dropping-particle" : "", "family" : "Merritt", "given" : "David M.", "non-dropping-particle" : "", "parse-names" : false, "suffix" : "" }, { "dropping-particle" : "", "family" : "O\u00e2\u0080\u0099Keeffe", "given" : "Jay H.", "non-dropping-particle" : "", "parse-names" : false, "suffix" : "" }, { "dropping-particle" : "", "family" : "Olden", "given" : "Julian D.", "non-dropping-particle" : "", "parse-names" : false, "suffix" : "" }, { "dropping-particle" : "", "family" : "Rogers", "given" : "Kevin", "non-dropping-particle" : "", "parse-names" : false, "suffix" : "" }, { "dropping-particle" : "", "family" : "Tharme", "given" : "Rebecca E.", "non-dropping-particle" : "", "parse-names" : false, "suffix" : "" }, { "dropping-particle" : "", "family" : "Warner", "given" : "Andrew", "non-dropping-particle" : "", "parse-names" : false, "suffix" : "" } ], "container-title" : "Freshwater Biology", "id" : "ITEM-1", "issue" : "1", "issued" : { "date-parts" : [ [ "2010", "1" ] ] }, "page" : "147-170", "title" : "The ecological limits of hydrologic alteration (ELOHA): a new framework for developing regional environmental flow standards", "type" : "article-journal", "volume" : "55" }, "uris" : [ "http://www.mendeley.com/documents/?uuid=0314d60f-124f-4b13-be6a-f26ccae9ee24" ] }, { "id" : "ITEM-2", "itemData" : { "ISBN" : "9781921853579", "author" : [ { "dropping-particle" : "", "family" : "Arthington", "given" : "AH", "non-dropping-particle" : "", "parse-names" : false, "suffix" : "" }, { "dropping-particle" : "", "family" : "Mackay", "given" : "SJ", "non-dropping-particle" : "", "parse-names" : false, "suffix" : "" }, { "dropping-particle" : "", "family" : "James", "given" : "CS", "non-dropping-particle" : "", "parse-names" : false, "suffix" : "" }, { "dropping-particle" : "", "family" : "Rolls", "given" : "RJ", "non-dropping-particle" : "", "parse-names" : false, "suffix" : "" }, { "dropping-particle" : "", "family" : "Sternberg", "given" : "D", "non-dropping-particle" : "", "parse-names" : false, "suffix" : "" }, { "dropping-particle" : "", "family" : "A", "given" : "Barnes", "non-dropping-particle" : "", "parse-names" : false, "suffix" : "" }, { "dropping-particle" : "", "family" : "SJ", "given" : "Capon", "non-dropping-particle" : "", "parse-names" : false, "suffix" : "" } ], "id" : "ITEM-2", "issue" : "75", "issued" : { "date-parts" : [ [ "2012" ] ] }, "title" : "Ecological limits of hydrologic alteration: a test of the ELOHA framework in south-east Queensland", "type" : "article-journal" }, "uris" : [ "http://www.mendeley.com/documents/?uuid=1c612826-1a11-4345-820d-d75ca7cc33a6" ] } ], "mendeley" : { "previouslyFormattedCitation" : "(Arthington et al., 2012; Poff et al., 2010)" }, "properties" : { "noteIndex" : 0 }, "schema" : "https://github.com/citation-style-language/schema/raw/master/csl-citation.json" }</w:instrText>
      </w:r>
      <w:r w:rsidR="007137EA" w:rsidRPr="00EA700F">
        <w:fldChar w:fldCharType="separate"/>
      </w:r>
      <w:r w:rsidR="007137EA" w:rsidRPr="00EA700F">
        <w:rPr>
          <w:noProof/>
        </w:rPr>
        <w:t>(Arthington et al., 2012; Poff et al., 2010)</w:t>
      </w:r>
      <w:r w:rsidR="007137EA" w:rsidRPr="00EA700F">
        <w:fldChar w:fldCharType="end"/>
      </w:r>
      <w:r w:rsidRPr="00EA700F">
        <w:t xml:space="preserve">, functional approaches in </w:t>
      </w:r>
      <w:proofErr w:type="spellStart"/>
      <w:r w:rsidRPr="00EA700F">
        <w:t>ecohydrology</w:t>
      </w:r>
      <w:proofErr w:type="spellEnd"/>
      <w:r w:rsidRPr="00EA700F">
        <w:t xml:space="preserve"> </w:t>
      </w:r>
      <w:r w:rsidR="00EA700F" w:rsidRPr="00EA700F">
        <w:t>remain</w:t>
      </w:r>
      <w:r w:rsidRPr="00EA700F">
        <w:t xml:space="preserve"> novel.  </w:t>
      </w:r>
    </w:p>
    <w:p w14:paraId="3608C77B" w14:textId="58029235" w:rsidR="00B634E6" w:rsidRPr="00EA700F" w:rsidRDefault="00B634E6" w:rsidP="00A22B81">
      <w:pPr>
        <w:spacing w:line="360" w:lineRule="auto"/>
        <w:jc w:val="both"/>
      </w:pPr>
      <w:r w:rsidRPr="00EA700F">
        <w:t xml:space="preserve">Woody plants determine the coarse physical structure of many riparian plant communities and are integral to the interplay of biological and physical elements that drive fluvial </w:t>
      </w:r>
      <w:proofErr w:type="spellStart"/>
      <w:r w:rsidRPr="00EA700F">
        <w:t>biogeomorphic</w:t>
      </w:r>
      <w:proofErr w:type="spellEnd"/>
      <w:r w:rsidRPr="00EA700F">
        <w:t xml:space="preserve"> processes </w:t>
      </w:r>
      <w:r w:rsidRPr="00EA700F">
        <w:fldChar w:fldCharType="begin" w:fldLock="1"/>
      </w:r>
      <w:r w:rsidR="00135469">
        <w:instrText>ADDIN CSL_CITATION { "citationItems" : [ { "id" : "ITEM-1", "itemData" : { "DOI" : "10.1002/esp", "author" : [ { "dropping-particle" : "", "family" : "Corenblit", "given" : "Dov", "non-dropping-particle" : "", "parse-names" : false, "suffix" : "" }, { "dropping-particle" : "", "family" : "Steiger", "given" : "Johannes", "non-dropping-particle" : "", "parse-names" : false, "suffix" : "" }, { "dropping-particle" : "", "family" : "Gurnell", "given" : "Angela M", "non-dropping-particle" : "", "parse-names" : false, "suffix" : "" }, { "dropping-particle" : "", "family" : "Tabacchi", "given" : "Eric", "non-dropping-particle" : "", "parse-names" : false, "suffix" : "" }, { "dropping-particle" : "", "family" : "Roques", "given" : "Lydie", "non-dropping-particle" : "", "parse-names" : false, "suffix" : "" } ], "container-title" : "Earth Surface Processes and Landforms", "id" : "ITEM-1", "issued" : { "date-parts" : [ [ "2009" ] ] }, "page" : "1790-1810", "title" : "Control of sediment dynamics by vegetation as a key function driving biogeomorphic succession within fluvial corridors", "type" : "article-journal", "volume" : "1810" }, "uris" : [ "http://www.mendeley.com/documents/?uuid=5c7176ca-63ad-4bc6-bef1-4f27c742fd17" ] } ], "mendeley" : { "previouslyFormattedCitation" : "(Corenblit, Steiger, Gurnell, Tabacchi, &amp; Roques, 2009)" }, "properties" : { "noteIndex" : 0 }, "schema" : "https://github.com/citation-style-language/schema/raw/master/csl-citation.json" }</w:instrText>
      </w:r>
      <w:r w:rsidRPr="00EA700F">
        <w:fldChar w:fldCharType="separate"/>
      </w:r>
      <w:r w:rsidRPr="00EA700F">
        <w:rPr>
          <w:noProof/>
        </w:rPr>
        <w:t>(Corenblit, Steiger, Gurnell, Tabacchi, &amp; Roques, 2009)</w:t>
      </w:r>
      <w:r w:rsidRPr="00EA700F">
        <w:fldChar w:fldCharType="end"/>
      </w:r>
      <w:r w:rsidRPr="00EA700F">
        <w:t xml:space="preserve">. Consequently, an understanding of the mechanisms of riparian woody plant community assembly will provide important insights into </w:t>
      </w:r>
      <w:ins w:id="15" w:author="Dr Kirstie Fryirs" w:date="2014-04-02T14:06:00Z">
        <w:r w:rsidR="00FF3274">
          <w:t xml:space="preserve">the structure and function of </w:t>
        </w:r>
      </w:ins>
      <w:r w:rsidRPr="00EA700F">
        <w:t>fluvial landscapes.</w:t>
      </w:r>
      <w:r w:rsidRPr="00EA700F">
        <w:rPr>
          <w:lang w:val="en-US"/>
        </w:rPr>
        <w:t xml:space="preserve"> </w:t>
      </w:r>
      <w:r w:rsidR="00EA700F">
        <w:t xml:space="preserve">Wood density, defined as </w:t>
      </w:r>
      <w:r w:rsidRPr="00EA700F">
        <w:t xml:space="preserve">the ratio of kiln-dried mass to green volume of a wood sample </w:t>
      </w:r>
      <w:r w:rsidRPr="00EA700F">
        <w:fldChar w:fldCharType="begin" w:fldLock="1"/>
      </w:r>
      <w:r w:rsidR="00135469">
        <w:instrText>ADDIN CSL_CITATION { "citationItems" : [ { "id" : "ITEM-1", "itemData" : { "author" : [ { "dropping-particle" : "", "family" : "Cornelissen", "given" : "J H C A", "non-dropping-particle" : "", "parse-names" : false, "suffix" : "" }, { "dropping-particle" : "", "family" : "Lavorel", "given" : "S B", "non-dropping-particle" : "", "parse-names" : false, "suffix" : "" }, { "dropping-particle" : "", "family" : "Garnier", "given" : "E B", "non-dropping-particle" : "", "parse-names" : false, "suffix" : "" }, { "dropping-particle" : "", "family" : "D\u00edaz", "given" : "S C", "non-dropping-particle" : "", "parse-names" : false, "suffix" : "" }, { "dropping-particle" : "", "family" : "Buchmann", "given" : "N D", "non-dropping-particle" : "", "parse-names" : false, "suffix" : "" }, { "dropping-particle" : "", "family" : "Gurvich", "given" : "D E C", "non-dropping-particle" : "", "parse-names" : false, "suffix" : "" }, { "dropping-particle" : "", "family" : "Reich", "given" : "P B E", "non-dropping-particle" : "", "parse-names" : false, "suffix" : "" }, { "dropping-particle" : "", "family" : "Steege", "given" : "H F", "non-dropping-particle" : "", "parse-names" : false, "suffix" : "" }, { "dropping-particle" : "", "family" : "Morgan", "given" : "H D G", "non-dropping-particle" : "", "parse-names" : false, "suffix" : "" }, { "dropping-particle" : "", "family" : "A", "given" : "M G A Van Der Heijden", "non-dropping-particle" : "", "parse-names" : false, "suffix" : "" }, { "dropping-particle" : "", "family" : "Pausas", "given" : "J G H", "non-dropping-particle" : "", "parse-names" : false, "suffix" : "" }, { "dropping-particle" : "", "family" : "Poorter", "given" : "H I", "non-dropping-particle" : "", "parse-names" : false, "suffix" : "" } ], "container-title" : "Australian Journal of Botany", "id" : "ITEM-1", "issue" : "4", "issued" : { "date-parts" : [ [ "2003" ] ] }, "page" : "335-380", "title" : "A handbook of protocols for standardised and easy measurement of plant functional traits worldwide", "type" : "article-journal", "volume" : "51" }, "uris" : [ "http://www.mendeley.com/documents/?uuid=63c1fc9f-1e08-40e5-8e30-3a805910df96" ] } ], "mendeley" : { "manualFormatting" : "(Cornelissen et al., 2003", "previouslyFormattedCitation" : "(Cornelissen et al., 2003)" }, "properties" : { "noteIndex" : 0 }, "schema" : "https://github.com/citation-style-language/schema/raw/master/csl-citation.json" }</w:instrText>
      </w:r>
      <w:r w:rsidRPr="00EA700F">
        <w:fldChar w:fldCharType="separate"/>
      </w:r>
      <w:r w:rsidRPr="00EA700F">
        <w:rPr>
          <w:noProof/>
        </w:rPr>
        <w:t>(Cornelissen et al., 2003</w:t>
      </w:r>
      <w:r w:rsidRPr="00EA700F">
        <w:fldChar w:fldCharType="end"/>
      </w:r>
      <w:r w:rsidRPr="00EA700F">
        <w:t>)</w:t>
      </w:r>
      <w:r w:rsidR="00EA700F">
        <w:t>,</w:t>
      </w:r>
      <w:r w:rsidRPr="00EA700F">
        <w:t xml:space="preserve"> is widely recognised as an important functional trait in plant ecology </w:t>
      </w:r>
      <w:r w:rsidRPr="00EA700F">
        <w:fldChar w:fldCharType="begin" w:fldLock="1"/>
      </w:r>
      <w:r w:rsidR="00135469">
        <w:instrText>ADDIN CSL_CITATION { "citationItems" : [ { "id" : "ITEM-1", "itemData" : { "DOI" : "10.1016/j.tree.2006.02.004", "ISSN" : "0169-5347", "PMID" : "16697912", "abstract" : "The tissue traits and architectures of plant species are important for land-plant ecology in two ways. First, they control ecosystem processes and define habitat and resources for other taxa; thus, they are a high priority for understanding the ecosystem at a site. Second, knowledge of trait costs and benefits offers the most promising path to understanding how vegetation properties change along physical geography gradients. There exists an informal shortlist of plant traits that are thought to be most informative. Here, we summarize recent research on correlations and tradeoffs surrounding some traits that are prospects for the shortlist. By extending the list and by developing better models for how traits influence species distributions and interactions, a strong foundation of basic ecology can be established, with many practical applications.", "author" : [ { "dropping-particle" : "", "family" : "Westoby", "given" : "Mark", "non-dropping-particle" : "", "parse-names" : false, "suffix" : "" }, { "dropping-particle" : "", "family" : "Wright", "given" : "Ian J", "non-dropping-particle" : "", "parse-names" : false, "suffix" : "" } ], "container-title" : "Trends in Ecology &amp; Evolution", "id" : "ITEM-1", "issue" : "5", "issued" : { "date-parts" : [ [ "2006", "5" ] ] }, "page" : "261-8", "title" : "Land-plant ecology on the basis of functional traits.", "type" : "article-journal", "volume" : "21" }, "uris" : [ "http://www.mendeley.com/documents/?uuid=6f7eeecd-79f4-48c4-b4b2-521d46e3f321" ] } ], "mendeley" : { "previouslyFormattedCitation" : "(Westoby &amp; Wright, 2006)" }, "properties" : { "noteIndex" : 0 }, "schema" : "https://github.com/citation-style-language/schema/raw/master/csl-citation.json" }</w:instrText>
      </w:r>
      <w:r w:rsidRPr="00EA700F">
        <w:fldChar w:fldCharType="separate"/>
      </w:r>
      <w:r w:rsidRPr="00EA700F">
        <w:rPr>
          <w:noProof/>
        </w:rPr>
        <w:t>(Westoby &amp; Wright, 2006)</w:t>
      </w:r>
      <w:r w:rsidRPr="00EA700F">
        <w:fldChar w:fldCharType="end"/>
      </w:r>
      <w:r w:rsidRPr="00EA700F">
        <w:t xml:space="preserve">, and has been proposed as one of just several key axes of variation within which all major plant ecological strategies can be described </w:t>
      </w:r>
      <w:r w:rsidRPr="00EA700F">
        <w:fldChar w:fldCharType="begin" w:fldLock="1"/>
      </w:r>
      <w:r w:rsidR="00135469">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"previouslyFormattedCitation" : "(Westoby et al., 2002)" }, "properties" : { "noteIndex" : 0 }, "schema" : "https://github.com/citation-style-language/schema/raw/master/csl-citation.json" }</w:instrText>
      </w:r>
      <w:r w:rsidRPr="00EA700F">
        <w:fldChar w:fldCharType="separate"/>
      </w:r>
      <w:r w:rsidRPr="00EA700F">
        <w:rPr>
          <w:noProof/>
        </w:rPr>
        <w:t>(Westoby et al., 2002)</w:t>
      </w:r>
      <w:r w:rsidRPr="00EA700F">
        <w:fldChar w:fldCharType="end"/>
      </w:r>
      <w:r w:rsidRPr="00EA700F">
        <w:t xml:space="preserve">. Wood density is in fact an emergent property of a combination of woody tissue traits, including vessel geometry and arrangement, and the density and proportion of surrounding lignified tissue </w:t>
      </w:r>
      <w:r w:rsidRPr="00EA700F">
        <w:fldChar w:fldCharType="begin" w:fldLock="1"/>
      </w:r>
      <w:r w:rsidR="00135469">
        <w:instrText>ADDIN CSL_CITATION { "citationItems" : [ { "id" : "ITEM-1", "itemData" : { "DOI" : "10.1111/j.1461-0248.2009.01285.x", "author" : [ { "dropping-particle" : "", "family" : "Chave", "given" : "Jerome", "non-dropping-particle" : "", "parse-names" : false, "suffix" : "" }, { "dropping-particle" : "", "family" : "Coomes", "given" : "David", "non-dropping-particle" : "", "parse-names" : false, "suffix" : "" }, { "dropping-particle" : "", "family" : "Jansen", "given" : "Steven", "non-dropping-particle" : "", "parse-names" : false, "suffix" : "" }, { "dropping-particle" : "", "family" : "Lewis", "given" : "Simon L", "non-dropping-particle" : "", "parse-names" : false, "suffix" : "" }, { "dropping-particle" : "", "family" : "Swenson", "given" : "Nathan G", "non-dropping-particle" : "", "parse-names" : false, "suffix" : "" }, { "dropping-particle" : "", "family" : "Amy", "given" : "E", "non-dropping-particle" : "", "parse-names" : false, "suffix" : "" } ], "container-title" : "Ecology Letters", "id" : "ITEM-1", "issue" : "4", "issued" : { "date-parts" : [ [ "2009" ] ] }, "page" : "351-366", "title" : "Towards a worldwide wood economics spectrum", "type" : "article-journal", "volume" : "12" }, "uris" : [ "http://www.mendeley.com/documents/?uuid=baf55254-1e00-495b-824d-bd954c968e49" ] } ], "mendeley" : { "previouslyFormattedCitation" : "(Chave et al., 2009)" }, "properties" : { "noteIndex" : 0 }, "schema" : "https://github.com/citation-style-language/schema/raw/master/csl-citation.json" }</w:instrText>
      </w:r>
      <w:r w:rsidRPr="00EA700F">
        <w:fldChar w:fldCharType="separate"/>
      </w:r>
      <w:r w:rsidRPr="00EA700F">
        <w:rPr>
          <w:noProof/>
        </w:rPr>
        <w:t>(Chave et al., 2009)</w:t>
      </w:r>
      <w:r w:rsidRPr="00EA700F">
        <w:fldChar w:fldCharType="end"/>
      </w:r>
      <w:r w:rsidRPr="00EA700F">
        <w:t xml:space="preserve">. Combined variation in these traits corresponds to the wide range of </w:t>
      </w:r>
      <w:commentRangeStart w:id="16"/>
      <w:r w:rsidRPr="00EA700F">
        <w:t xml:space="preserve">ecological </w:t>
      </w:r>
      <w:commentRangeEnd w:id="16"/>
      <w:r w:rsidR="00721E27">
        <w:rPr>
          <w:rStyle w:val="CommentReference"/>
        </w:rPr>
        <w:commentReference w:id="16"/>
      </w:r>
      <w:r w:rsidRPr="00EA700F">
        <w:t xml:space="preserve">strategies among woody plants. </w:t>
      </w:r>
    </w:p>
    <w:p w14:paraId="69EFCEC6" w14:textId="13CC1898" w:rsidR="00EA700F" w:rsidRDefault="00B634E6" w:rsidP="00A22B81">
      <w:pPr>
        <w:spacing w:line="360" w:lineRule="auto"/>
        <w:jc w:val="both"/>
      </w:pPr>
      <w:r w:rsidRPr="00EA700F">
        <w:lastRenderedPageBreak/>
        <w:t xml:space="preserve">How might </w:t>
      </w:r>
      <w:r w:rsidR="00EA700F">
        <w:t>different wood density strategies</w:t>
      </w:r>
      <w:r w:rsidRPr="00EA700F">
        <w:t xml:space="preserve"> confer advantages to woody plant species in riparian environments? There is little direct evidence from riparian species, however general relationships between wood density and other ecological traits have been recognised from a variety of previous studies</w:t>
      </w:r>
      <w:del w:id="17" w:author="Michelle Leishman" w:date="2014-04-08T15:32:00Z">
        <w:r w:rsidR="00EA700F" w:rsidDel="00721E27">
          <w:delText>,</w:delText>
        </w:r>
      </w:del>
      <w:r w:rsidRPr="00EA700F">
        <w:t xml:space="preserve"> </w:t>
      </w:r>
      <w:r w:rsidR="00EA700F">
        <w:t>and</w:t>
      </w:r>
      <w:r w:rsidRPr="00EA700F">
        <w:t xml:space="preserve"> can provide some insight into the importance of variation in wood density in riparian </w:t>
      </w:r>
      <w:del w:id="18" w:author="Michelle Leishman" w:date="2014-04-08T15:32:00Z">
        <w:r w:rsidRPr="00EA700F" w:rsidDel="00721E27">
          <w:delText>communities</w:delText>
        </w:r>
      </w:del>
      <w:ins w:id="19" w:author="Michelle Leishman" w:date="2014-04-08T15:32:00Z">
        <w:r w:rsidR="00721E27">
          <w:t>systems</w:t>
        </w:r>
      </w:ins>
      <w:r w:rsidRPr="00EA700F">
        <w:t xml:space="preserve">. Dense wood confers mechanical stiffness </w:t>
      </w:r>
      <w:commentRangeStart w:id="20"/>
      <w:r w:rsidRPr="00EA700F">
        <w:fldChar w:fldCharType="begin" w:fldLock="1"/>
      </w:r>
      <w:r w:rsidR="00135469">
        <w:instrText>ADDIN CSL_CITATION { "citationItems" : [ { "id" : "ITEM-1", "itemData" : { "DOI" : "10.1111/j.1469-8137.2006.01809.x", "ISSN" : "0028-646X", "PMID" : "16866930", "author" : [ { "dropping-particle" : "", "family" : "Falster", "given" : "Daniel S", "non-dropping-particle" : "", "parse-names" : false, "suffix" : "" } ], "container-title" : "The New phytologist", "id" : "ITEM-1", "issue" : "2", "issued" : { "date-parts" : [ [ "2006", "1" ] ] }, "page" : "237-9", "title" : "Sapling strength and safety: the importance of wood density in tropical forests.", "type" : "article-journal", "volume" : "171" }, "uris" : [ "http://www.mendeley.com/documents/?uuid=2bdb8e01-7098-4668-aa22-786dcf9d0b87" ] }, { "id" : "ITEM-2", "itemData" : { "DOI" : "10.3732/ajb.1000150", "ISSN" : "0002-9122", "PMID" : "21616793", "abstract" : "\u2022 Premise of the study: The density of wood is highly correlated with the ability of stems and roots to resist bending or twisting, which is important for evaluating the mechanical behavior of trees. It also provides a measure of carbon storage, which is an important variable in modeling ecosystem processes and tree construction costs. However, most measurements of the density and mechanical properties of wood have little direct bearing on understanding the biomechanics of living plants because they are based on kiln- or air-dried samples. \u2022 Methods: Here, we present and analyze the relationships between four important mechanical properties (Young's modulus, the modulus of rupture, and the maximum strength in shearing and in compression) and the density of green wood (i.e., wood at 50% moisture content) from a worldwide, taxonomically broad spectrum of 161 species. \u2022 Key results: These data indicate that each of the mechanical properties disproportionately increases across species with increasing green wood density, i.e., stems composed of denser green wood are disproportionately stiffer and stronger than stems with equivalent cross-sections composed of less dense green wood. \u2022 Conclusions: Although denser wood may have a higher carbon construction cost, the mechanical benefits of denser woods likely outweigh the extra cost.", "author" : [ { "dropping-particle" : "", "family" : "Niklas", "given" : "Karl J", "non-dropping-particle" : "", "parse-names" : false, "suffix" : "" }, { "dropping-particle" : "", "family" : "Spatz", "given" : "Hanns-Christof", "non-dropping-particle" : "", "parse-names" : false, "suffix" : "" } ], "container-title" : "American Journal of Botany", "id" : "ITEM-2", "issue" : "10", "issued" : { "date-parts" : [ [ "2010", "10" ] ] }, "page" : "1587-94", "title" : "Worldwide correlations of mechanical properties and green wood density.", "type" : "article-journal", "volume" : "97" }, "uris" : [ "http://www.mendeley.com/documents/?uuid=22a51d40-53dc-4b2b-a872-9d0dcab7d6ab" ] } ], "mendeley" : { "previouslyFormattedCitation" : "(D. S. Falster, 2006; Niklas &amp; Spatz, 2010)" }, "properties" : { "noteIndex" : 0 }, "schema" : "https://github.com/citation-style-language/schema/raw/master/csl-citation.json" }</w:instrText>
      </w:r>
      <w:r w:rsidRPr="00EA700F">
        <w:fldChar w:fldCharType="separate"/>
      </w:r>
      <w:r w:rsidRPr="00EA700F">
        <w:rPr>
          <w:noProof/>
        </w:rPr>
        <w:t>(D. S. Falster, 2006; Niklas &amp; Spatz, 2010)</w:t>
      </w:r>
      <w:r w:rsidRPr="00EA700F">
        <w:fldChar w:fldCharType="end"/>
      </w:r>
      <w:commentRangeEnd w:id="20"/>
      <w:r w:rsidR="00721E27">
        <w:rPr>
          <w:rStyle w:val="CommentReference"/>
        </w:rPr>
        <w:commentReference w:id="20"/>
      </w:r>
      <w:r w:rsidRPr="00EA700F">
        <w:t xml:space="preserve">, as well as resistance to pathogens </w:t>
      </w:r>
      <w:r w:rsidRPr="00EA700F">
        <w:fldChar w:fldCharType="begin" w:fldLock="1"/>
      </w:r>
      <w:r w:rsidR="00135469">
        <w:instrText>ADDIN CSL_CITATION { "citationItems" : [ { "id" : "ITEM-1", "itemData" : { "DOI" : "10.1007/BF00396763", "ISSN" : "0029-8549", "author" : [ { "dropping-particle" : "", "family" : "Augspurger", "given" : "Carol K.", "non-dropping-particle" : "", "parse-names" : false, "suffix" : "" }, { "dropping-particle" : "", "family" : "Kelly", "given" : "Colleen K.", "non-dropping-particle" : "", "parse-names" : false, "suffix" : "" } ], "container-title" : "Oecologia", "id" : "ITEM-1", "issue" : "2", "issued" : { "date-parts" : [ [ "1984", "2" ] ] }, "page" : "211-217", "title" : "Pathogen mortality of tropical tree seedlings: experimental studies of the effects of dispersal distance, seedling density, and light conditions", "type" : "article-journal", "volume" : "61" }, "uris" : [ "http://www.mendeley.com/documents/?uuid=bbd59143-635b-4f24-8526-284ee88e1588" ] } ], "mendeley" : { "previouslyFormattedCitation" : "(Augspurger &amp; Kelly, 1984)" }, "properties" : { "noteIndex" : 0 }, "schema" : "https://github.com/citation-style-language/schema/raw/master/csl-citation.json" }</w:instrText>
      </w:r>
      <w:r w:rsidRPr="00EA700F">
        <w:fldChar w:fldCharType="separate"/>
      </w:r>
      <w:r w:rsidRPr="00EA700F">
        <w:rPr>
          <w:noProof/>
        </w:rPr>
        <w:t>(Augspurger &amp; Kelly, 1984)</w:t>
      </w:r>
      <w:r w:rsidRPr="00EA700F">
        <w:fldChar w:fldCharType="end"/>
      </w:r>
      <w:r w:rsidRPr="00EA700F">
        <w:t xml:space="preserve"> and </w:t>
      </w:r>
      <w:proofErr w:type="spellStart"/>
      <w:r w:rsidRPr="00EA700F">
        <w:t>herbivory</w:t>
      </w:r>
      <w:proofErr w:type="spellEnd"/>
      <w:r w:rsidRPr="00EA700F">
        <w:t xml:space="preserve"> </w:t>
      </w:r>
      <w:r w:rsidRPr="00EA700F">
        <w:fldChar w:fldCharType="begin" w:fldLock="1"/>
      </w:r>
      <w:r w:rsidR="00135469">
        <w:instrText>ADDIN CSL_CITATION { "citationItems" : [ { "id" : "ITEM-1", "itemData" : { "author" : [ { "dropping-particle" : "", "family" : "Coley", "given" : "PD", "non-dropping-particle" : "", "parse-names" : false, "suffix" : "" } ], "container-title" : "Ecological monographs", "id" : "ITEM-1", "issue" : "2", "issued" : { "date-parts" : [ [ "1983" ] ] }, "title" : "Herbivory and defensive characteristics of tree species in a lowland tropical forest", "type" : "article-journal", "volume" : "53" }, "uris" : [ "http://www.mendeley.com/documents/?uuid=e6230d3d-27b5-4137-acb1-522a2683cd7b" ] } ], "mendeley" : { "previouslyFormattedCitation" : "(Coley, 1983)" }, "properties" : { "noteIndex" : 0 }, "schema" : "https://github.com/citation-style-language/schema/raw/master/csl-citation.json" }</w:instrText>
      </w:r>
      <w:r w:rsidRPr="00EA700F">
        <w:fldChar w:fldCharType="separate"/>
      </w:r>
      <w:r w:rsidRPr="00EA700F">
        <w:rPr>
          <w:noProof/>
        </w:rPr>
        <w:t>(Coley, 1983)</w:t>
      </w:r>
      <w:r w:rsidRPr="00EA700F">
        <w:fldChar w:fldCharType="end"/>
      </w:r>
      <w:r w:rsidRPr="00EA700F">
        <w:t>, but requires more investment of biomass and is therefore more costly to construct per unit of stem height.</w:t>
      </w:r>
      <w:ins w:id="21" w:author="James Lawson" w:date="2014-04-22T11:41:00Z">
        <w:r w:rsidR="00B3552B">
          <w:t xml:space="preserve"> Resources not invested in </w:t>
        </w:r>
      </w:ins>
      <w:ins w:id="22" w:author="James Lawson" w:date="2014-04-22T11:42:00Z">
        <w:r w:rsidR="00741825">
          <w:t>structural</w:t>
        </w:r>
      </w:ins>
      <w:ins w:id="23" w:author="James Lawson" w:date="2014-04-22T11:41:00Z">
        <w:r w:rsidR="00B3552B">
          <w:t xml:space="preserve"> </w:t>
        </w:r>
      </w:ins>
      <w:ins w:id="24" w:author="James Lawson" w:date="2014-04-22T11:43:00Z">
        <w:r w:rsidR="00741825">
          <w:t xml:space="preserve">support </w:t>
        </w:r>
      </w:ins>
      <w:ins w:id="25" w:author="James Lawson" w:date="2014-04-22T11:42:00Z">
        <w:r w:rsidR="00741825">
          <w:t xml:space="preserve">may </w:t>
        </w:r>
      </w:ins>
      <w:ins w:id="26" w:author="James Lawson" w:date="2014-04-22T11:41:00Z">
        <w:r w:rsidR="00B3552B">
          <w:t xml:space="preserve">be </w:t>
        </w:r>
      </w:ins>
      <w:ins w:id="27" w:author="James Lawson" w:date="2014-04-22T11:42:00Z">
        <w:r w:rsidR="00741825">
          <w:t xml:space="preserve">used for </w:t>
        </w:r>
      </w:ins>
      <w:ins w:id="28" w:author="James Lawson" w:date="2014-04-22T11:43:00Z">
        <w:r w:rsidR="00741825">
          <w:t>purposes that contribute more directly to fitness, such as</w:t>
        </w:r>
      </w:ins>
      <w:ins w:id="29" w:author="James Lawson" w:date="2014-04-22T11:44:00Z">
        <w:r w:rsidR="00741825">
          <w:t xml:space="preserve"> production of photosynthetic tissues or </w:t>
        </w:r>
        <w:proofErr w:type="spellStart"/>
        <w:r w:rsidR="00741825">
          <w:t>propagules</w:t>
        </w:r>
      </w:ins>
      <w:proofErr w:type="spellEnd"/>
      <w:ins w:id="30" w:author="James Lawson" w:date="2014-04-22T11:45:00Z">
        <w:r w:rsidR="00741825">
          <w:t>, or rapid growth</w:t>
        </w:r>
      </w:ins>
      <w:ins w:id="31" w:author="James Lawson" w:date="2014-04-22T11:44:00Z">
        <w:r w:rsidR="00741825">
          <w:t>.</w:t>
        </w:r>
      </w:ins>
    </w:p>
    <w:p w14:paraId="09D9945A" w14:textId="2631D220" w:rsidR="00B634E6" w:rsidRPr="00EA700F" w:rsidRDefault="00B634E6" w:rsidP="00A22B81">
      <w:pPr>
        <w:spacing w:line="360" w:lineRule="auto"/>
        <w:jc w:val="both"/>
      </w:pPr>
      <w:r w:rsidRPr="00EA700F">
        <w:t xml:space="preserve">According to this trade-off, it follows that several relationships between wood density and life-history strategy are apparent: studies of tropical rainforest species have shown an inverse relationship between growth rate and wood density </w:t>
      </w:r>
      <w:r w:rsidRPr="00EA700F">
        <w:fldChar w:fldCharType="begin" w:fldLock="1"/>
      </w:r>
      <w:r w:rsidR="00135469">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Davies, Tan, &amp; Noor, 2006; N. J. B. Kraft, Metz, Condit, &amp; Chave, 2010; L Poorter et al., 2008; Lourens Poorter et al., 2010; Wright et al., 2010)" }, "properties" : { "noteIndex" : 0 }, "schema" : "https://github.com/citation-style-language/schema/raw/master/csl-citation.json" }</w:instrText>
      </w:r>
      <w:r w:rsidRPr="00EA700F">
        <w:fldChar w:fldCharType="separate"/>
      </w:r>
      <w:r w:rsidR="00135469" w:rsidRPr="00135469">
        <w:rPr>
          <w:noProof/>
        </w:rPr>
        <w:t>(King, Davies, Tan, &amp; Noor, 2006; N. J. B. Kraft, Metz, Condit, &amp; Chave, 2010; L Poorter et al., 2008; Lourens Poorter et al., 2010; Wright et al., 2010)</w:t>
      </w:r>
      <w:r w:rsidRPr="00EA700F">
        <w:fldChar w:fldCharType="end"/>
      </w:r>
      <w:r w:rsidRPr="00EA700F">
        <w:t xml:space="preserve">, </w:t>
      </w:r>
      <w:r w:rsidR="00EA700F">
        <w:t>although</w:t>
      </w:r>
      <w:r w:rsidRPr="00EA700F">
        <w:t xml:space="preserve"> no such relationship was found in a study of New Zealand tree species </w:t>
      </w:r>
      <w:r w:rsidRPr="00EA700F">
        <w:fldChar w:fldCharType="begin" w:fldLock="1"/>
      </w:r>
      <w:r w:rsidR="00135469">
        <w:instrText>ADDIN CSL_CITATION { "citationItems" : [ { "id" : "ITEM-1", "itemData" : { "DOI" : "10.1111/j.1365-2435.2009.01670.x", "ISSN" : "02698463", "author" : [ { "dropping-particle" : "", "family" : "Russo", "given" : "Sabrina E.", "non-dropping-particle" : "", "parse-names" : false, "suffix" : "" }, { "dropping-particle" : "", "family" : "Jenkins", "given" : "Kerry L.", "non-dropping-particle" : "", "parse-names" : false, "suffix" : "" }, { "dropping-particle" : "", "family" : "Wiser", "given" : "Susan K.", "non-dropping-particle" : "", "parse-names" : false, "suffix" : "" }, { "dropping-particle" : "", "family" : "Uriarte", "given" : "Maria", "non-dropping-particle" : "", "parse-names" : false, "suffix" : "" }, { "dropping-particle" : "", "family" : "Duncan", "given" : "Richard P.", "non-dropping-particle" : "", "parse-names" : false, "suffix" : "" }, { "dropping-particle" : "", "family" : "Coomes", "given" : "David a.", "non-dropping-particle" : "", "parse-names" : false, "suffix" : "" } ], "container-title" : "Functional Ecology", "id" : "ITEM-1", "issue" : "2", "issued" : { "date-parts" : [ [ "2010", "2", "26" ] ] }, "page" : "253-262", "title" : "Interspecific relationships among growth, mortality and xylem traits of woody species from New Zealand", "type" : "article-journal", "volume" : "24" }, "uris" : [ "http://www.mendeley.com/documents/?uuid=1a58977a-e7a7-4822-adfc-47bf9773b6f1" ] } ], "mendeley" : { "previouslyFormattedCitation" : "(Russo et al., 2010)" }, "properties" : { "noteIndex" : 0 }, "schema" : "https://github.com/citation-style-language/schema/raw/master/csl-citation.json" }</w:instrText>
      </w:r>
      <w:r w:rsidRPr="00EA700F">
        <w:fldChar w:fldCharType="separate"/>
      </w:r>
      <w:r w:rsidRPr="00EA700F">
        <w:rPr>
          <w:noProof/>
        </w:rPr>
        <w:t>(Russo et al., 2010)</w:t>
      </w:r>
      <w:r w:rsidRPr="00EA700F">
        <w:fldChar w:fldCharType="end"/>
      </w:r>
      <w:r w:rsidR="00EA700F">
        <w:t xml:space="preserve">. </w:t>
      </w:r>
      <w:r w:rsidRPr="00EA700F">
        <w:t xml:space="preserve">Cohort survival was positively correlated with wood density in the same tropical rainforest studies </w:t>
      </w:r>
      <w:r w:rsidRPr="00EA700F">
        <w:fldChar w:fldCharType="begin" w:fldLock="1"/>
      </w:r>
      <w:r w:rsidR="00135469">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et al., 2006; N. J. B. Kraft et al., 2010; L Poorter et al., 2008; Lourens Poorter et al., 2010; Wright et al., 2010)" }, "properties" : { "noteIndex" : 0 }, "schema" : "https://github.com/citation-style-language/schema/raw/master/csl-citation.json" }</w:instrText>
      </w:r>
      <w:r w:rsidRPr="00EA700F">
        <w:fldChar w:fldCharType="separate"/>
      </w:r>
      <w:r w:rsidR="00135469" w:rsidRPr="00135469">
        <w:rPr>
          <w:noProof/>
        </w:rPr>
        <w:t>(King et al., 2006; N. J. B. Kraft et al., 2010; L Poorter et al., 2008; Lourens Poorter et al., 2010; Wright et al., 2010)</w:t>
      </w:r>
      <w:r w:rsidRPr="00EA700F">
        <w:fldChar w:fldCharType="end"/>
      </w:r>
      <w:r w:rsidRPr="00EA700F">
        <w:t xml:space="preserve">. </w:t>
      </w:r>
      <w:r w:rsidR="00EA700F" w:rsidRPr="00EA700F">
        <w:t xml:space="preserve">In a study of 45 rainforest species in tropical Queensland, </w:t>
      </w:r>
      <w:r w:rsidR="00EA700F" w:rsidRPr="00EA700F">
        <w:fldChar w:fldCharType="begin" w:fldLock="1"/>
      </w:r>
      <w:r w:rsidR="00135469">
        <w:instrText>ADDIN CSL_CITATION { "citationItems" : [ { "id" : "ITEM-1", "itemData" : { "DOI" : "10.1111/j.1365-2745.2005.00992.x", "author" : [ { "dropping-particle" : "", "family" : "Falster", "given" : "DS", "non-dropping-particle" : "", "parse-names" : false, "suffix" : "" }, { "dropping-particle" : "", "family" : "Westoby", "given" : "Mark", "non-dropping-particle" : "", "parse-names" : false, "suffix" : "" } ], "container-title" : "Journal of Ecology", "id" : "ITEM-1", "issued" : { "date-parts" : [ [ "2005" ] ] }, "page" : "521-535", "title" : "Alternative height strategies among 45 dicot rain forest species from tropical Queensland, Australia", "type" : "article-journal", "volume" : "93" }, "uris" : [ "http://www.mendeley.com/documents/?uuid=366c81ca-ca55-4422-8b94-c9a2ce5cd7c6" ] } ], "mendeley" : { "manualFormatting" : " Falster and Westoby (2005)", "previouslyFormattedCitation" : "(D. Falster &amp; Westoby, 2005)" }, "properties" : { "noteIndex" : 0 }, "schema" : "https://github.com/citation-style-language/schema/raw/master/csl-citation.json" }</w:instrText>
      </w:r>
      <w:r w:rsidR="00EA700F" w:rsidRPr="00EA700F">
        <w:fldChar w:fldCharType="separate"/>
      </w:r>
      <w:r w:rsidR="00EA700F" w:rsidRPr="00EA700F">
        <w:rPr>
          <w:noProof/>
        </w:rPr>
        <w:t xml:space="preserve"> Falster and Westoby (2005)</w:t>
      </w:r>
      <w:r w:rsidR="00EA700F" w:rsidRPr="00EA700F">
        <w:fldChar w:fldCharType="end"/>
      </w:r>
      <w:r w:rsidR="00EA700F" w:rsidRPr="00EA700F">
        <w:t xml:space="preserve"> found that wood density increased with plant height along a successional gradient. </w:t>
      </w:r>
      <w:r w:rsidRPr="00EA700F">
        <w:t xml:space="preserve">Following disturbance caused by a large cyclone in northern Queensland, Australia, </w:t>
      </w:r>
      <w:proofErr w:type="gramStart"/>
      <w:r w:rsidRPr="00EA700F">
        <w:t>wood</w:t>
      </w:r>
      <w:proofErr w:type="gramEnd"/>
      <w:r w:rsidRPr="00EA700F">
        <w:t xml:space="preserve"> density of rainforest trees was indicative of both damage sustained and subsequent recovery of biomass. </w:t>
      </w:r>
      <w:commentRangeStart w:id="32"/>
      <w:r w:rsidRPr="00EA700F">
        <w:t xml:space="preserve">Trees with dense wood were more likely to have experienced only minor damage, while of those trees that experienced major stem and branch damage, lower wood density trees were more likely to </w:t>
      </w:r>
      <w:proofErr w:type="spellStart"/>
      <w:r w:rsidRPr="00EA700F">
        <w:t>resprout</w:t>
      </w:r>
      <w:proofErr w:type="spellEnd"/>
      <w:r w:rsidRPr="00EA700F">
        <w:t xml:space="preserve"> and recover biomass faster post-disturbance </w:t>
      </w:r>
      <w:r w:rsidRPr="00EA700F">
        <w:fldChar w:fldCharType="begin" w:fldLock="1"/>
      </w:r>
      <w:r w:rsidR="00135469">
        <w:instrText>ADDIN CSL_CITATION { "citationItems" : [ { "id" : "ITEM-1", "itemData" : { "DOI" : "10.1111/j.1442-9993.2008.01899.x", "ISSN" : "1442-9985", "author" : [ { "dropping-particle" : "", "family" : "Curran", "given" : "Timothy J.", "non-dropping-particle" : "", "parse-names" : false, "suffix" : "" }, { "dropping-particle" : "", "family" : "Gersbach", "given" : "Lauren N.", "non-dropping-particle" : "", "parse-names" : false, "suffix" : "" }, { "dropping-particle" : "", "family" : "Edwards", "given" : "Will", "non-dropping-particle" : "", "parse-names" : false, "suffix" : "" }, { "dropping-particle" : "", "family" : "Krockenberger", "given" : "Andrew K.", "non-dropping-particle" : "", "parse-names" : false, "suffix" : "" } ], "container-title" : "Austral Ecology", "id" : "ITEM-1", "issue" : "4", "issued" : { "date-parts" : [ [ "2008", "6" ] ] }, "page" : "442-450", "title" : "Wood density predicts plant damage and vegetative recovery rates caused by cyclone disturbance in tropical rainforest tree species of North Queensland, Australia", "type" : "article-journal", "volume" : "33" }, "uris" : [ "http://www.mendeley.com/documents/?uuid=5bad1807-dfdb-47c8-a8f9-995d7bd17b33" ] } ], "mendeley" : { "previouslyFormattedCitation" : "(Curran, Gersbach, Edwards, &amp; Krockenberger, 2008)" }, "properties" : { "noteIndex" : 0 }, "schema" : "https://github.com/citation-style-language/schema/raw/master/csl-citation.json" }</w:instrText>
      </w:r>
      <w:r w:rsidRPr="00EA700F">
        <w:fldChar w:fldCharType="separate"/>
      </w:r>
      <w:r w:rsidRPr="00EA700F">
        <w:rPr>
          <w:noProof/>
        </w:rPr>
        <w:t>(Curran, Gersbach, Edwards, &amp; Krockenberger, 2008)</w:t>
      </w:r>
      <w:r w:rsidRPr="00EA700F">
        <w:fldChar w:fldCharType="end"/>
      </w:r>
      <w:r w:rsidRPr="00EA700F">
        <w:t xml:space="preserve">. </w:t>
      </w:r>
      <w:commentRangeEnd w:id="32"/>
      <w:r w:rsidR="00FF3274">
        <w:rPr>
          <w:rStyle w:val="CommentReference"/>
        </w:rPr>
        <w:commentReference w:id="32"/>
      </w:r>
      <w:r w:rsidRPr="00EA700F">
        <w:t xml:space="preserve">Thus it seems likely that these observed relationships between wood density and recovery from disturbance at the individual </w:t>
      </w:r>
      <w:ins w:id="33" w:author="Michelle Leishman" w:date="2014-04-08T15:37:00Z">
        <w:r w:rsidR="00721E27">
          <w:t xml:space="preserve">plant </w:t>
        </w:r>
      </w:ins>
      <w:r w:rsidRPr="00EA700F">
        <w:t xml:space="preserve">level, as well as post-disturbance succession at the community level, </w:t>
      </w:r>
      <w:del w:id="34" w:author="Dr Kirstie Fryirs" w:date="2014-04-02T14:06:00Z">
        <w:r w:rsidR="00CD354D" w:rsidDel="00FF3274">
          <w:delText xml:space="preserve">should </w:delText>
        </w:r>
      </w:del>
      <w:ins w:id="35" w:author="Dr Kirstie Fryirs" w:date="2014-04-02T14:06:00Z">
        <w:r w:rsidR="00FF3274">
          <w:t xml:space="preserve">could </w:t>
        </w:r>
      </w:ins>
      <w:r w:rsidR="00CD354D">
        <w:t>also</w:t>
      </w:r>
      <w:r w:rsidRPr="00EA700F">
        <w:t xml:space="preserve"> </w:t>
      </w:r>
      <w:del w:id="36" w:author="Michelle Leishman" w:date="2014-04-08T15:37:00Z">
        <w:r w:rsidRPr="00EA700F" w:rsidDel="00721E27">
          <w:delText xml:space="preserve">be </w:delText>
        </w:r>
      </w:del>
      <w:ins w:id="37" w:author="Michelle Leishman" w:date="2014-04-08T15:37:00Z">
        <w:r w:rsidR="00721E27">
          <w:t>hold</w:t>
        </w:r>
        <w:r w:rsidR="00721E27" w:rsidRPr="00EA700F">
          <w:t xml:space="preserve"> </w:t>
        </w:r>
      </w:ins>
      <w:r w:rsidRPr="00EA700F">
        <w:t xml:space="preserve">true for riparian systems. </w:t>
      </w:r>
    </w:p>
    <w:p w14:paraId="06673F74" w14:textId="0F230F0D" w:rsidR="00B634E6" w:rsidRPr="00EA700F" w:rsidRDefault="00621641" w:rsidP="00A22B81">
      <w:pPr>
        <w:spacing w:line="360" w:lineRule="auto"/>
        <w:jc w:val="both"/>
      </w:pPr>
      <w:r>
        <w:t xml:space="preserve">While riparian plants </w:t>
      </w:r>
      <w:ins w:id="38" w:author="Michelle Leishman" w:date="2014-04-08T15:38:00Z">
        <w:r w:rsidR="00E81EF7">
          <w:t xml:space="preserve">potentially </w:t>
        </w:r>
      </w:ins>
      <w:r>
        <w:t xml:space="preserve">have </w:t>
      </w:r>
      <w:del w:id="39" w:author="James Lawson" w:date="2014-04-22T11:47:00Z">
        <w:r w:rsidDel="00981098">
          <w:delText>the best</w:delText>
        </w:r>
      </w:del>
      <w:ins w:id="40" w:author="Michelle Leishman" w:date="2014-04-08T15:38:00Z">
        <w:del w:id="41" w:author="James Lawson" w:date="2014-04-22T11:47:00Z">
          <w:r w:rsidR="00E81EF7" w:rsidDel="00981098">
            <w:delText>good</w:delText>
          </w:r>
        </w:del>
      </w:ins>
      <w:ins w:id="42" w:author="James Lawson" w:date="2014-04-22T11:47:00Z">
        <w:r w:rsidR="00981098">
          <w:t>the best</w:t>
        </w:r>
      </w:ins>
      <w:r>
        <w:t xml:space="preserve"> access to water in a landscape, dramatic fluctuations in soil moisture are often characteristic of the riparian </w:t>
      </w:r>
      <w:commentRangeStart w:id="43"/>
      <w:r>
        <w:t>environment</w:t>
      </w:r>
      <w:commentRangeEnd w:id="43"/>
      <w:r w:rsidR="00FF3274">
        <w:rPr>
          <w:rStyle w:val="CommentReference"/>
        </w:rPr>
        <w:commentReference w:id="43"/>
      </w:r>
      <w:r>
        <w:t>. Ecological strategies for coping with intermittent water scarcity may therefore be adaptive under these conditions. The relationship between wood density and precipitation-driven patterns of soil moisture is unclear. S</w:t>
      </w:r>
      <w:r w:rsidR="00B634E6" w:rsidRPr="00EA700F">
        <w:t>ome studies (</w:t>
      </w:r>
      <w:proofErr w:type="spellStart"/>
      <w:r w:rsidR="00B634E6" w:rsidRPr="00EA700F">
        <w:fldChar w:fldCharType="begin" w:fldLock="1"/>
      </w:r>
      <w:r w:rsidR="00135469">
        <w:instrText>ADDIN CSL_CITATION { "citationItems" : [ { "id" : "ITEM-1", "itemData" : { "author" : [ { "dropping-particle" : "", "family" : "Weimann", "given" : "MC", "non-dropping-particle" : "", "parse-names" : false, "suffix" : "" }, { "dropping-particle" : "", "family" : "Williamson", "given" : "GB", "non-dropping-particle" : "", "parse-names" : false, "suffix" : "" } ], "container-title" : "Wood and Fiber Science", "id" : "ITEM-1", "issue" : "1", "issued" : { "date-parts" : [ [ "2002" ] ] }, "page" : "96-107", "title" : "Geographic variation in wood specific gravity: effects of latitude, temperature and precipitation", "type" : "article-journal", "volume" : "34" }, "uris" : [ "http://www.mendeley.com/documents/?uuid=dd959046-ae69-4011-a05b-c4a8606fb7dc" ] } ], "mendeley" : { "manualFormatting" : "Weimann &amp; Williamson, 2002", "previouslyFormattedCitation" : "(Weimann &amp; Williamson, 2002)" }, "properties" : { "noteIndex" : 0 }, "schema" : "https://github.com/citation-style-language/schema/raw/master/csl-citation.json" }</w:instrText>
      </w:r>
      <w:r w:rsidR="00B634E6" w:rsidRPr="00EA700F">
        <w:fldChar w:fldCharType="separate"/>
      </w:r>
      <w:r w:rsidR="00B634E6" w:rsidRPr="00EA700F">
        <w:rPr>
          <w:noProof/>
        </w:rPr>
        <w:t>Weimann</w:t>
      </w:r>
      <w:proofErr w:type="spellEnd"/>
      <w:r w:rsidR="00B634E6" w:rsidRPr="00EA700F">
        <w:rPr>
          <w:noProof/>
        </w:rPr>
        <w:t xml:space="preserve"> &amp; Williamson, 2002</w:t>
      </w:r>
      <w:r w:rsidR="00B634E6" w:rsidRPr="00EA700F">
        <w:fldChar w:fldCharType="end"/>
      </w:r>
      <w:r w:rsidR="00B634E6" w:rsidRPr="00EA700F">
        <w:t xml:space="preserve">; </w:t>
      </w:r>
      <w:r w:rsidR="00B634E6" w:rsidRPr="00EA700F">
        <w:fldChar w:fldCharType="begin" w:fldLock="1"/>
      </w:r>
      <w:r w:rsidR="00135469">
        <w:instrText>ADDIN CSL_CITATION { "citationItems" : [ { "id" : "ITEM-1", "itemData" : { "author" : [ { "dropping-particle" : "", "family" : "Swenson", "given" : "NG", "non-dropping-particle" : "", "parse-names" : false, "suffix" : "" }, { "dropping-particle" : "", "family" : "Enquist", "given" : "BJ", "non-dropping-particle" : "", "parse-names" : false, "suffix" : "" } ], "container-title" : "American Journal of Botany", "id" : "ITEM-1",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"manualFormatting" : "Swenson &amp; Enquist, 2007)", "previouslyFormattedCitation" : "(Swenson &amp; Enquist, 2007)" }, "properties" : { "noteIndex" : 0 }, "schema" : "https://github.com/citation-style-language/schema/raw/master/csl-citation.json" }</w:instrText>
      </w:r>
      <w:r w:rsidR="00B634E6" w:rsidRPr="00EA700F">
        <w:fldChar w:fldCharType="separate"/>
      </w:r>
      <w:r w:rsidR="00B634E6" w:rsidRPr="00EA700F">
        <w:rPr>
          <w:noProof/>
        </w:rPr>
        <w:t>Swenson &amp; Enquist, 2007)</w:t>
      </w:r>
      <w:r w:rsidR="00B634E6" w:rsidRPr="00EA700F">
        <w:fldChar w:fldCharType="end"/>
      </w:r>
      <w:r w:rsidR="00B634E6" w:rsidRPr="00EA700F">
        <w:t xml:space="preserve">, found little relationship between wood density and </w:t>
      </w:r>
      <w:commentRangeStart w:id="44"/>
      <w:r w:rsidR="00B634E6" w:rsidRPr="00EA700F">
        <w:t xml:space="preserve">rainfall </w:t>
      </w:r>
      <w:commentRangeEnd w:id="44"/>
      <w:r w:rsidR="00E81EF7">
        <w:rPr>
          <w:rStyle w:val="CommentReference"/>
        </w:rPr>
        <w:commentReference w:id="44"/>
      </w:r>
      <w:r w:rsidR="00B634E6" w:rsidRPr="00EA700F">
        <w:t>while others (</w:t>
      </w:r>
      <w:proofErr w:type="spellStart"/>
      <w:r w:rsidR="00B634E6" w:rsidRPr="00EA700F">
        <w:fldChar w:fldCharType="begin" w:fldLock="1"/>
      </w:r>
      <w:r w:rsidR="00135469">
        <w:instrText>ADDIN CSL_CITATION { "citationItems" : [ { "id" : "ITEM-1", "itemData" : { "DOI" : "10.3732/ajb.0800237", "ISSN" : "0002-9122", "PMID" : "21628286", "abstract" : "Wood density plays a key role in ecological strategies and life history variation in woody plants, but little is known about its anatomical basis in shrubs. We quantified the relationships between wood density, anatomy, and climate in 61 shrub species from eight field sites along latitudinal belts between 31\u00b0 and 35\u00b0 in North and South America. Measurements included cell dimensions, transverse areas of each xylem cell type and percentage contact between different cell types and vessels. Wood density was more significantly correlated with precipitation and aridity than with temperature. High wood density was achieved through reductions in cell size and increases in the proportion of wall relative to lumen. Wood density was independent of vessel traits, suggesting that this trait does not impose conduction limitations in shrubs. The proportion of fibers in direct contact with vessels decreased with and was independent of wood density, indicating that the number of fiber-vessel contacts does not explain the previously observed correlation between wood density and implosion resistance. Axial and radial parenchyma each had a significant but opposite association with wood density. Fiber size and wall thickness link wood density, life history, and ecological strategies by controlling the proportion of carbon invested per unit stem volume.", "author" : [ { "dropping-particle" : "", "family" : "Mart\u00ednez-Cabrera", "given" : "Hugo I", "non-dropping-particle" : "", "parse-names" : false, "suffix" : "" }, { "dropping-particle" : "", "family" : "Jones", "given" : "Cynthia S", "non-dropping-particle" : "", "parse-names" : false, "suffix" : "" }, { "dropping-particle" : "", "family" : "Espino", "given" : "Susana", "non-dropping-particle" : "", "parse-names" : false, "suffix" : "" }, { "dropping-particle" : "", "family" : "Schenk", "given" : "H Jochen", "non-dropping-particle" : "", "parse-names" : false, "suffix" : "" } ], "container-title" : "American journal of botany", "id" : "ITEM-1", "issue" : "8", "issued" : { "date-parts" : [ [ "2009", "8" ] ] }, "page" : "1388-98", "title" : "Wood anatomy and wood density in shrubs: Responses to varying aridity along transcontinental transects.", "type" : "article-journal", "volume" : "96" }, "uris" : [ "http://www.mendeley.com/documents/?uuid=6ba3838e-de58-4526-a9a6-eeb0cea712c1" ] } ], "mendeley" : { "manualFormatting" : "Mart\u00ednez-Cabrera, Jones, Espino, &amp; Schenk, 2009", "previouslyFormattedCitation" : "(Mart\u00ednez-Cabrera, Jones, Espino, &amp; Schenk, 2009)" }, "properties" : { "noteIndex" : 0 }, "schema" : "https://github.com/citation-style-language/schema/raw/master/csl-citation.json" }</w:instrText>
      </w:r>
      <w:r w:rsidR="00B634E6" w:rsidRPr="00EA700F">
        <w:fldChar w:fldCharType="separate"/>
      </w:r>
      <w:r w:rsidR="00B634E6" w:rsidRPr="00EA700F">
        <w:rPr>
          <w:noProof/>
        </w:rPr>
        <w:t>Martínez</w:t>
      </w:r>
      <w:proofErr w:type="spellEnd"/>
      <w:r w:rsidR="00B634E6" w:rsidRPr="00EA700F">
        <w:rPr>
          <w:noProof/>
        </w:rPr>
        <w:t>-Cabrera, Jones, Espino, &amp; Schenk, 2009</w:t>
      </w:r>
      <w:r w:rsidR="00B634E6" w:rsidRPr="00EA700F">
        <w:fldChar w:fldCharType="end"/>
      </w:r>
      <w:r w:rsidR="00B634E6" w:rsidRPr="00EA700F">
        <w:t xml:space="preserve">; </w:t>
      </w:r>
      <w:r w:rsidR="00B634E6" w:rsidRPr="00EA700F">
        <w:fldChar w:fldCharType="begin" w:fldLock="1"/>
      </w:r>
      <w:r w:rsidR="00135469">
        <w:instrText>ADDIN CSL_CITATION { "citationItems" : [ { "id" : "ITEM-1", "itemData" : { "DOI" : "10.1111/j.1469-8137.2006.01712.x", "ISSN" : "0028-646X", "PMID" : "16684240", "abstract" : "Wood density and vessel characteristics are functionally interrelated, yet they may have distinct ecological associations. In a comparative study of 51 angiosperm species ranging from chaparral shrubs to riparian trees, we examined relationships among wood density and vessel traits and their ecological correlates. Mean vessel lumen area and vessel density (number mm(-2)) varied widely (7- to 10-fold). In multivariate analyses, both vessel traits were negatively correlated with wood density, which varied more narrowly (&lt; 2-fold). Vessel density and lumen area were inversely related across species, allowing a broad range of vessel traits within a narrow range of wood density. Phylogenetic independent contrasts indicated correlated inverse evolutionary change in vessel traits. Each trait had a distinct pattern of ecological correlation -- wood density was most strongly associated with soil water, and vessel traits showed contrasting relationships with plant height. Within a narrow range of wood density, there was significant variation in vessel traits. Given their particular ecological associations, the results suggest that wood density and vessel traits describe two distinct ecological axes.", "author" : [ { "dropping-particle" : "", "family" : "Preston", "given" : "Katherine a", "non-dropping-particle" : "", "parse-names" : false, "suffix" : "" }, { "dropping-particle" : "", "family" : "Cornwell", "given" : "William K", "non-dropping-particle" : "", "parse-names" : false, "suffix" : "" }, { "dropping-particle" : "", "family" : "Denoyer", "given" : "Jeanne L", "non-dropping-particle" : "", "parse-names" : false, "suffix" : "" } ], "container-title" : "The New phytologist", "id" : "ITEM-1", "issue" : "4", "issued" : { "date-parts" : [ [ "2006", "1" ] ] }, "page" : "807-18", "title" : "Wood density and vessel traits as distinct correlates of ecological strategy in 51 California coast range angiosperms.", "type" : "article-journal", "volume" : "170" }, "uris" : [ "http://www.mendeley.com/documents/?uuid=4746b3ea-46fc-402e-b099-ff53e1a1d433" ] } ], "mendeley" : { "manualFormatting" : "Preston et al., 2006", "previouslyFormattedCitation" : "(Preston, Cornwell, &amp; Denoyer, 2006)" }, "properties" : { "noteIndex" : 0 }, "schema" : "https://github.com/citation-style-language/schema/raw/master/csl-citation.json" }</w:instrText>
      </w:r>
      <w:r w:rsidR="00B634E6" w:rsidRPr="00EA700F">
        <w:fldChar w:fldCharType="separate"/>
      </w:r>
      <w:r w:rsidR="00B634E6" w:rsidRPr="00EA700F">
        <w:rPr>
          <w:noProof/>
        </w:rPr>
        <w:t>Preston et al., 2006</w:t>
      </w:r>
      <w:r w:rsidR="00B634E6" w:rsidRPr="00EA700F">
        <w:fldChar w:fldCharType="end"/>
      </w:r>
      <w:r w:rsidR="00B634E6" w:rsidRPr="00EA700F">
        <w:t xml:space="preserve">), found that wood density was correlated with mean annual </w:t>
      </w:r>
      <w:del w:id="45" w:author="Michelle Leishman" w:date="2014-04-08T15:40:00Z">
        <w:r w:rsidR="00B634E6" w:rsidRPr="00EA700F" w:rsidDel="00E81EF7">
          <w:delText xml:space="preserve">precipitation </w:delText>
        </w:r>
      </w:del>
      <w:ins w:id="46" w:author="Michelle Leishman" w:date="2014-04-08T15:40:00Z">
        <w:r w:rsidR="00E81EF7">
          <w:t>rainfall</w:t>
        </w:r>
        <w:r w:rsidR="00E81EF7" w:rsidRPr="00EA700F">
          <w:t xml:space="preserve"> </w:t>
        </w:r>
      </w:ins>
      <w:r w:rsidR="00B634E6" w:rsidRPr="00EA700F">
        <w:t xml:space="preserve">across a transcontinental gradient, and with soil moisture, respectively. High </w:t>
      </w:r>
      <w:r w:rsidR="00B634E6" w:rsidRPr="00621641">
        <w:lastRenderedPageBreak/>
        <w:t xml:space="preserve">wood density, along with low </w:t>
      </w:r>
      <w:ins w:id="47" w:author="Michelle Leishman" w:date="2014-04-08T15:40:00Z">
        <w:r w:rsidR="00E81EF7">
          <w:t>specific leaf area (</w:t>
        </w:r>
      </w:ins>
      <w:r w:rsidR="00B634E6" w:rsidRPr="00621641">
        <w:t>SLA</w:t>
      </w:r>
      <w:ins w:id="48" w:author="Michelle Leishman" w:date="2014-04-08T15:40:00Z">
        <w:r w:rsidR="00E81EF7">
          <w:t>)</w:t>
        </w:r>
      </w:ins>
      <w:r w:rsidR="00B634E6" w:rsidRPr="00621641">
        <w:t xml:space="preserve"> and low maximum height, has been </w:t>
      </w:r>
      <w:ins w:id="49" w:author="Michelle Leishman" w:date="2014-04-08T15:41:00Z">
        <w:r w:rsidR="00E81EF7">
          <w:t>suggested</w:t>
        </w:r>
      </w:ins>
      <w:ins w:id="50" w:author="Michelle Leishman" w:date="2014-04-08T15:40:00Z">
        <w:r w:rsidR="00E81EF7">
          <w:t xml:space="preserve"> to be </w:t>
        </w:r>
      </w:ins>
      <w:r w:rsidR="00B634E6" w:rsidRPr="00621641">
        <w:t>associated with environmental stress tolerance and conservative use of resources</w:t>
      </w:r>
      <w:r w:rsidR="00CD354D">
        <w:t xml:space="preserve"> </w:t>
      </w:r>
      <w:r w:rsidR="00CD354D">
        <w:fldChar w:fldCharType="begin" w:fldLock="1"/>
      </w:r>
      <w:r w:rsidR="00135469">
        <w:instrText>ADDIN CSL_CITATION { "citationItems" : [ { "id" : "ITEM-1", "itemData" : { "author" : [ { "dropping-particle" : "", "family" : "Reich", "given" : "PB", "non-dropping-particle" : "", "parse-names" : false, "suffix" : "" }, { "dropping-particle" : "", "family" : "Wright", "given" : "IJ", "non-dropping-particle" : "", "parse-names" : false, "suffix" : "" } ], "container-title" : "International Journal of Plant Sciences", "id" : "ITEM-1", "issue" : "May 2003", "issued" : { "date-parts" : [ [ "2003" ] ] }, "page" : "146-164", "title" : "The evolution of plant functional variation: traits, spectra, and strategies", "type" : "article-journal", "volume" : "164" }, "uris" : [ "http://www.mendeley.com/documents/?uuid=412ecbde-b1e4-4fcd-a62c-486cbc8ecce1" ] }, { "id" : "ITEM-2", "itemData" : { "author" : [ { "dropping-particle" : "", "family" : "Westoby", "given" : "Mark", "non-dropping-particle" : "", "parse-names" : false, "suffix" : "" } ], "container-title" : "Plant and Soil", "id" : "ITEM-2", "issue" : "2", "issued" : { "date-parts" : [ [ "1998" ] ] }, "page" : "213-227", "title" : "A leaf-height-seed (LHS) plant ecology strategy scheme", "type" : "article-journal", "volume" : "199" }, "uris" : [ "http://www.mendeley.com/documents/?uuid=122edfbc-bfb4-481f-a509-fed4594832ee" ] }, { "id" : "ITEM-3", "itemData" : { "author" : [ { "dropping-particle" : "", "family" : "Swenson", "given" : "NG", "non-dropping-particle" : "", "parse-names" : false, "suffix" : "" }, { "dropping-particle" : "", "family" : "Enquist", "given" : "BJ", "non-dropping-particle" : "", "parse-names" : false, "suffix" : "" } ], "container-title" : "American Journal of Botany", "id" : "ITEM-3",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"previouslyFormattedCitation" : "(Reich &amp; Wright, 2003; Swenson &amp; Enquist, 2007; Westoby, 1998)" }, "properties" : { "noteIndex" : 0 }, "schema" : "https://github.com/citation-style-language/schema/raw/master/csl-citation.json" }</w:instrText>
      </w:r>
      <w:r w:rsidR="00CD354D">
        <w:fldChar w:fldCharType="separate"/>
      </w:r>
      <w:r w:rsidR="00CD354D" w:rsidRPr="00CD354D">
        <w:rPr>
          <w:noProof/>
        </w:rPr>
        <w:t>(Reich &amp; Wright, 2003; Swenson &amp; Enquist, 2007; Westoby, 1998)</w:t>
      </w:r>
      <w:r w:rsidR="00CD354D">
        <w:fldChar w:fldCharType="end"/>
      </w:r>
      <w:r w:rsidR="00CD354D">
        <w:t>.</w:t>
      </w:r>
      <w:r w:rsidR="00B634E6" w:rsidRPr="00621641">
        <w:rPr>
          <w:b/>
        </w:rPr>
        <w:t xml:space="preserve"> </w:t>
      </w:r>
      <w:r w:rsidR="00CD354D">
        <w:t>F</w:t>
      </w:r>
      <w:r w:rsidR="00B634E6" w:rsidRPr="00EA700F">
        <w:t>luctuations in soil moisture driven primarily by hydrological patterns</w:t>
      </w:r>
      <w:r w:rsidR="00CD354D">
        <w:t xml:space="preserve"> therefore</w:t>
      </w:r>
      <w:r w:rsidR="00B634E6" w:rsidRPr="00EA700F">
        <w:t xml:space="preserve"> </w:t>
      </w:r>
      <w:r w:rsidR="00CD354D">
        <w:t>should</w:t>
      </w:r>
      <w:r w:rsidR="00B634E6" w:rsidRPr="00EA700F">
        <w:t xml:space="preserve"> be an important driver of variation in wood density. </w:t>
      </w:r>
    </w:p>
    <w:p w14:paraId="41F9EA28" w14:textId="734278F4" w:rsidR="00B634E6" w:rsidRPr="00EA700F" w:rsidRDefault="00CD354D" w:rsidP="00A22B81">
      <w:pPr>
        <w:spacing w:line="360" w:lineRule="auto"/>
        <w:jc w:val="both"/>
      </w:pPr>
      <w:r>
        <w:t xml:space="preserve">Given </w:t>
      </w:r>
      <w:ins w:id="51" w:author="Michelle Leishman" w:date="2014-04-08T15:41:00Z">
        <w:r w:rsidR="00E81EF7">
          <w:t xml:space="preserve">the </w:t>
        </w:r>
      </w:ins>
      <w:r>
        <w:t xml:space="preserve">extent to which flooding disturbance and fluctuations in water availability dominate riparian landscapes, </w:t>
      </w:r>
      <w:r w:rsidR="00B634E6" w:rsidRPr="00CD354D">
        <w:t xml:space="preserve">woody tissue responses to these </w:t>
      </w:r>
      <w:r>
        <w:t>conditions are</w:t>
      </w:r>
      <w:r w:rsidR="00B634E6" w:rsidRPr="00CD354D">
        <w:t xml:space="preserve"> likely to be </w:t>
      </w:r>
      <w:del w:id="52" w:author="Michelle Leishman" w:date="2014-04-08T15:41:00Z">
        <w:r w:rsidR="00B634E6" w:rsidRPr="00CD354D" w:rsidDel="00E81EF7">
          <w:delText xml:space="preserve">the </w:delText>
        </w:r>
      </w:del>
      <w:ins w:id="53" w:author="Michelle Leishman" w:date="2014-04-08T15:41:00Z">
        <w:r w:rsidR="00E81EF7">
          <w:t>a</w:t>
        </w:r>
        <w:r w:rsidR="00E81EF7" w:rsidRPr="00CD354D">
          <w:t xml:space="preserve"> </w:t>
        </w:r>
      </w:ins>
      <w:r w:rsidR="00B634E6" w:rsidRPr="00CD354D">
        <w:t>primary indicator of riparian woody plant ecological strategy.</w:t>
      </w:r>
      <w:r w:rsidR="00B634E6" w:rsidRPr="00EA700F">
        <w:t xml:space="preserve"> Here we consider variation in wood density of dominant woody riparian plant species over a range of hydrological conditions, across 15 riparian sites within south-eastern Australia. </w:t>
      </w:r>
      <w:commentRangeStart w:id="54"/>
      <w:r w:rsidR="00B634E6" w:rsidRPr="00CD354D">
        <w:t>We</w:t>
      </w:r>
      <w:commentRangeEnd w:id="54"/>
      <w:r w:rsidR="00E81EF7">
        <w:rPr>
          <w:rStyle w:val="CommentReference"/>
        </w:rPr>
        <w:commentReference w:id="54"/>
      </w:r>
      <w:r w:rsidR="00B634E6" w:rsidRPr="00CD354D">
        <w:t xml:space="preserve"> sought to address the following questions:</w:t>
      </w:r>
      <w:r w:rsidR="00B634E6" w:rsidRPr="00EA700F">
        <w:t xml:space="preserve">  (1) do riparian vegetation communities along </w:t>
      </w:r>
      <w:proofErr w:type="spellStart"/>
      <w:r w:rsidR="00B634E6" w:rsidRPr="00EA700F">
        <w:t>hydrologically</w:t>
      </w:r>
      <w:proofErr w:type="spellEnd"/>
      <w:r w:rsidR="00B634E6" w:rsidRPr="00EA700F">
        <w:t xml:space="preserve"> distinct classes of river exhibit differences in wood density? (2) </w:t>
      </w:r>
      <w:proofErr w:type="gramStart"/>
      <w:r w:rsidR="00B634E6" w:rsidRPr="00EA700F">
        <w:t>is</w:t>
      </w:r>
      <w:proofErr w:type="gramEnd"/>
      <w:r w:rsidR="00B634E6" w:rsidRPr="00EA700F">
        <w:t xml:space="preserve"> wood density related to the frequency and magnitude of flood disturbance? (3) </w:t>
      </w:r>
      <w:proofErr w:type="gramStart"/>
      <w:r w:rsidR="00B634E6" w:rsidRPr="00EA700F">
        <w:t>is</w:t>
      </w:r>
      <w:proofErr w:type="gramEnd"/>
      <w:r w:rsidR="00B634E6" w:rsidRPr="00EA700F">
        <w:t xml:space="preserve"> wood density related to predictability of water ava</w:t>
      </w:r>
      <w:r>
        <w:t>ilability in the riparian zone?</w:t>
      </w:r>
    </w:p>
    <w:p w14:paraId="1CE0F579" w14:textId="77777777" w:rsidR="00A87877" w:rsidRPr="00EA700F" w:rsidRDefault="00A87877" w:rsidP="00A22B81">
      <w:pPr>
        <w:spacing w:line="360" w:lineRule="auto"/>
        <w:jc w:val="both"/>
      </w:pPr>
    </w:p>
    <w:p w14:paraId="1338AB1E" w14:textId="6E664B08" w:rsidR="00A87877" w:rsidRPr="00EA700F" w:rsidDel="00E81EF7" w:rsidRDefault="00A87877" w:rsidP="00A22B81">
      <w:pPr>
        <w:spacing w:line="360" w:lineRule="auto"/>
        <w:jc w:val="both"/>
        <w:rPr>
          <w:del w:id="55" w:author="Michelle Leishman" w:date="2014-04-08T15:43:00Z"/>
        </w:rPr>
      </w:pPr>
    </w:p>
    <w:p w14:paraId="5ACFD6B2" w14:textId="65595C3A" w:rsidR="00A87877" w:rsidRPr="00EA700F" w:rsidDel="00E81EF7" w:rsidRDefault="00A87877" w:rsidP="00A22B81">
      <w:pPr>
        <w:spacing w:line="360" w:lineRule="auto"/>
        <w:jc w:val="both"/>
        <w:rPr>
          <w:del w:id="56" w:author="Michelle Leishman" w:date="2014-04-08T15:43:00Z"/>
        </w:rPr>
      </w:pPr>
    </w:p>
    <w:p w14:paraId="6882176A" w14:textId="303413AF" w:rsidR="00A87877" w:rsidRPr="00EA700F" w:rsidDel="00E81EF7" w:rsidRDefault="00A87877" w:rsidP="00A22B81">
      <w:pPr>
        <w:spacing w:line="360" w:lineRule="auto"/>
        <w:jc w:val="both"/>
        <w:rPr>
          <w:del w:id="57" w:author="Michelle Leishman" w:date="2014-04-08T15:43:00Z"/>
        </w:rPr>
      </w:pPr>
    </w:p>
    <w:p w14:paraId="6974AA06" w14:textId="58E3E8A7" w:rsidR="00A87877" w:rsidRPr="00EA700F" w:rsidDel="00E81EF7" w:rsidRDefault="00A87877" w:rsidP="00A22B81">
      <w:pPr>
        <w:spacing w:line="360" w:lineRule="auto"/>
        <w:jc w:val="both"/>
        <w:rPr>
          <w:del w:id="58" w:author="Michelle Leishman" w:date="2014-04-08T15:43:00Z"/>
        </w:rPr>
      </w:pPr>
    </w:p>
    <w:p w14:paraId="346B9FB9" w14:textId="3A6144D5" w:rsidR="00A87877" w:rsidRPr="00EA700F" w:rsidDel="00E81EF7" w:rsidRDefault="00A87877" w:rsidP="00A22B81">
      <w:pPr>
        <w:spacing w:line="360" w:lineRule="auto"/>
        <w:jc w:val="both"/>
        <w:rPr>
          <w:del w:id="59" w:author="Michelle Leishman" w:date="2014-04-08T15:43:00Z"/>
        </w:rPr>
      </w:pPr>
    </w:p>
    <w:p w14:paraId="769023A6" w14:textId="409A6403" w:rsidR="00A87877" w:rsidRPr="00EA700F" w:rsidDel="00E81EF7" w:rsidRDefault="00A87877" w:rsidP="00A22B81">
      <w:pPr>
        <w:spacing w:line="360" w:lineRule="auto"/>
        <w:jc w:val="both"/>
        <w:rPr>
          <w:del w:id="60" w:author="Michelle Leishman" w:date="2014-04-08T15:43:00Z"/>
        </w:rPr>
      </w:pPr>
    </w:p>
    <w:p w14:paraId="264DD19D" w14:textId="7DFBAF9D" w:rsidR="00A87877" w:rsidRPr="00EA700F" w:rsidDel="00E81EF7" w:rsidRDefault="00A87877" w:rsidP="00A22B81">
      <w:pPr>
        <w:spacing w:line="360" w:lineRule="auto"/>
        <w:jc w:val="both"/>
        <w:rPr>
          <w:del w:id="61" w:author="Michelle Leishman" w:date="2014-04-08T15:43:00Z"/>
        </w:rPr>
      </w:pPr>
    </w:p>
    <w:p w14:paraId="1EC4ABD7" w14:textId="3B8D02C9" w:rsidR="00A87877" w:rsidRPr="00EA700F" w:rsidDel="00E81EF7" w:rsidRDefault="00A87877" w:rsidP="00A22B81">
      <w:pPr>
        <w:spacing w:line="360" w:lineRule="auto"/>
        <w:jc w:val="both"/>
        <w:rPr>
          <w:del w:id="62" w:author="Michelle Leishman" w:date="2014-04-08T15:43:00Z"/>
        </w:rPr>
      </w:pPr>
    </w:p>
    <w:p w14:paraId="4A42108E" w14:textId="2BB0B076" w:rsidR="00A87877" w:rsidRPr="00EA700F" w:rsidDel="00E81EF7" w:rsidRDefault="00A87877" w:rsidP="00A22B81">
      <w:pPr>
        <w:spacing w:line="360" w:lineRule="auto"/>
        <w:jc w:val="both"/>
        <w:rPr>
          <w:del w:id="63" w:author="Michelle Leishman" w:date="2014-04-08T15:43:00Z"/>
        </w:rPr>
      </w:pPr>
    </w:p>
    <w:p w14:paraId="543DF779" w14:textId="346E77BC" w:rsidR="00A87877" w:rsidRPr="00EA700F" w:rsidDel="00E81EF7" w:rsidRDefault="00A87877" w:rsidP="00A22B81">
      <w:pPr>
        <w:spacing w:line="360" w:lineRule="auto"/>
        <w:jc w:val="both"/>
        <w:rPr>
          <w:del w:id="64" w:author="Michelle Leishman" w:date="2014-04-08T15:43:00Z"/>
        </w:rPr>
      </w:pPr>
    </w:p>
    <w:p w14:paraId="7204AB58" w14:textId="0CF42B1C" w:rsidR="00A87877" w:rsidRPr="00EA700F" w:rsidDel="00E81EF7" w:rsidRDefault="00A87877" w:rsidP="00A22B81">
      <w:pPr>
        <w:spacing w:line="360" w:lineRule="auto"/>
        <w:jc w:val="both"/>
        <w:rPr>
          <w:del w:id="65" w:author="Michelle Leishman" w:date="2014-04-08T15:43:00Z"/>
        </w:rPr>
      </w:pPr>
    </w:p>
    <w:p w14:paraId="56D07857" w14:textId="0E269369" w:rsidR="00A87877" w:rsidDel="00E81EF7" w:rsidRDefault="00A87877" w:rsidP="00A22B81">
      <w:pPr>
        <w:spacing w:line="360" w:lineRule="auto"/>
        <w:jc w:val="both"/>
        <w:rPr>
          <w:del w:id="66" w:author="Michelle Leishman" w:date="2014-04-08T15:43:00Z"/>
        </w:rPr>
      </w:pPr>
    </w:p>
    <w:p w14:paraId="793CF3FB" w14:textId="78F1EC7F" w:rsidR="007018A5" w:rsidDel="00E81EF7" w:rsidRDefault="007018A5" w:rsidP="00A22B81">
      <w:pPr>
        <w:spacing w:line="360" w:lineRule="auto"/>
        <w:jc w:val="both"/>
        <w:rPr>
          <w:del w:id="67" w:author="Michelle Leishman" w:date="2014-04-08T15:43:00Z"/>
        </w:rPr>
      </w:pPr>
    </w:p>
    <w:p w14:paraId="5515071B" w14:textId="77777777" w:rsidR="007018A5" w:rsidRDefault="007018A5" w:rsidP="00A22B81">
      <w:pPr>
        <w:spacing w:line="360" w:lineRule="auto"/>
        <w:jc w:val="both"/>
      </w:pPr>
    </w:p>
    <w:p w14:paraId="2B98D008" w14:textId="77777777" w:rsidR="00B634E6" w:rsidRPr="00EA700F" w:rsidRDefault="00B634E6" w:rsidP="00A22B81">
      <w:pPr>
        <w:spacing w:line="360" w:lineRule="auto"/>
        <w:jc w:val="both"/>
        <w:rPr>
          <w:b/>
        </w:rPr>
      </w:pPr>
      <w:commentRangeStart w:id="68"/>
      <w:r w:rsidRPr="00EA700F">
        <w:rPr>
          <w:b/>
        </w:rPr>
        <w:lastRenderedPageBreak/>
        <w:t>Methods</w:t>
      </w:r>
      <w:commentRangeEnd w:id="68"/>
      <w:r w:rsidR="00E81EF7">
        <w:rPr>
          <w:rStyle w:val="CommentReference"/>
        </w:rPr>
        <w:commentReference w:id="68"/>
      </w:r>
    </w:p>
    <w:p w14:paraId="20719208" w14:textId="77777777" w:rsidR="00B634E6" w:rsidRPr="00EA700F" w:rsidRDefault="00B634E6" w:rsidP="00A22B81">
      <w:pPr>
        <w:spacing w:line="360" w:lineRule="auto"/>
        <w:jc w:val="both"/>
        <w:rPr>
          <w:b/>
        </w:rPr>
      </w:pPr>
      <w:r w:rsidRPr="00EA700F">
        <w:rPr>
          <w:b/>
        </w:rPr>
        <w:t>Study site selection</w:t>
      </w:r>
    </w:p>
    <w:p w14:paraId="3FFC0F8D" w14:textId="6FE63AD8" w:rsidR="00B634E6" w:rsidRDefault="00B634E6" w:rsidP="00A22B81">
      <w:pPr>
        <w:spacing w:line="360" w:lineRule="auto"/>
        <w:jc w:val="both"/>
        <w:rPr>
          <w:ins w:id="69" w:author="James Lawson" w:date="2014-04-15T15:04:00Z"/>
        </w:rPr>
      </w:pPr>
      <w:r w:rsidRPr="00EA700F">
        <w:t xml:space="preserve">Fifteen riparian sites were selected along gauged rivers within the </w:t>
      </w:r>
      <w:commentRangeStart w:id="70"/>
      <w:r w:rsidRPr="00EA700F">
        <w:t xml:space="preserve">South-East Coast </w:t>
      </w:r>
      <w:commentRangeEnd w:id="70"/>
      <w:r w:rsidR="00E81EF7">
        <w:rPr>
          <w:rStyle w:val="CommentReference"/>
        </w:rPr>
        <w:commentReference w:id="70"/>
      </w:r>
      <w:r w:rsidRPr="00EA700F">
        <w:t>and south-eastern Murray Darling drainage basins of Australia (</w:t>
      </w:r>
      <w:r w:rsidRPr="0085737E">
        <w:t>Figure 1</w:t>
      </w:r>
      <w:r w:rsidRPr="00EA700F">
        <w:t xml:space="preserve">). To differentiate rivers according to ecologically relevant components of hydrology, </w:t>
      </w:r>
      <w:r w:rsidRPr="00EA700F">
        <w:fldChar w:fldCharType="begin" w:fldLock="1"/>
      </w:r>
      <w:r w:rsidR="00135469">
        <w:instrText>ADDIN CSL_CITATION { "citationItems" : [ { "id" : "ITEM-1", "itemData" : { "DOI" : "10.1002/rra.700", "ISSN" : "1535-1459", "author" : [ { "dropping-particle" : "", "family" : "Olden", "given" : "Julian D.", "non-dropping-particle" : "", "parse-names" : false, "suffix" : "" }, { "dropping-particle" : "", "family" : "Poff", "given" : "N. L.", "non-dropping-particle" : "", "parse-names" : false, "suffix" : "" } ], "container-title" : "River Research and Applications", "id" : "ITEM-1", "issue" : "2", "issued" : { "date-parts" : [ [ "2003", "3" ] ] }, "page" : "101-121", "title" : "Redundancy and the choice of hydrologic indices for characterizing streamflow regimes", "type" : "article-journal", "volume" : "19" }, "uris" : [ "http://www.mendeley.com/documents/?uuid=07edd755-f32e-439a-87cb-ab3439269d8f" ] } ], "mendeley" : { "manualFormatting" : "Olden and Poff (2003", "previouslyFormattedCitation" : "(Olden &amp; Poff, 2003)" }, "properties" : { "noteIndex" : 0 }, "schema" : "https://github.com/citation-style-language/schema/raw/master/csl-citation.json" }</w:instrText>
      </w:r>
      <w:r w:rsidRPr="00EA700F">
        <w:fldChar w:fldCharType="separate"/>
      </w:r>
      <w:r w:rsidRPr="00EA700F">
        <w:rPr>
          <w:noProof/>
        </w:rPr>
        <w:t>Olden and Poff (2003</w:t>
      </w:r>
      <w:r w:rsidRPr="00EA700F">
        <w:fldChar w:fldCharType="end"/>
      </w:r>
      <w:r w:rsidRPr="00EA700F">
        <w:t xml:space="preserve">) described a statistical </w:t>
      </w:r>
      <w:commentRangeStart w:id="71"/>
      <w:r w:rsidRPr="00EA700F">
        <w:t>method</w:t>
      </w:r>
      <w:del w:id="72" w:author="Michelle Leishman" w:date="2014-04-08T15:45:00Z">
        <w:r w:rsidRPr="00EA700F" w:rsidDel="00E81EF7">
          <w:delText>ology</w:delText>
        </w:r>
      </w:del>
      <w:r w:rsidRPr="00EA700F">
        <w:t xml:space="preserve"> </w:t>
      </w:r>
      <w:commentRangeEnd w:id="71"/>
      <w:r w:rsidR="00E81EF7">
        <w:rPr>
          <w:rStyle w:val="CommentReference"/>
        </w:rPr>
        <w:commentReference w:id="71"/>
      </w:r>
      <w:r w:rsidRPr="00EA700F">
        <w:t xml:space="preserve">for determining a minimally redundant set of hydrological descriptors. </w:t>
      </w:r>
      <w:r w:rsidRPr="00EA700F">
        <w:fldChar w:fldCharType="begin" w:fldLock="1"/>
      </w:r>
      <w:r w:rsidR="00135469">
        <w:instrText>ADDIN CSL_CITATION { "citationItems" : [ { "id" : "ITEM-1", "itemData" : { "DOI" : "10.1111/j.1365-2427.2009.02307.x", "ISSN" : "00465070", "author" : [ { "dropping-particle" : "", "family" : "Kennard", "given" : "Mark J.", "non-dropping-particle" : "", "parse-names" : false, "suffix" : "" }, { "dropping-particle" : "", "family" : "Pusey", "given" : "Bradley J.", "non-dropping-particle" : "", "parse-names" : false, "suffix" : "" }, { "dropping-particle" : "", "family" : "Olden", "given" : "Julian D.", "non-dropping-particle" : "", "parse-names" : false, "suffix" : "" }, { "dropping-particle" : "", "family" : "Mackay", "given" : "Stephen J.", "non-dropping-particle" : "", "parse-names" : false, "suffix" : "" }, { "dropping-particle" : "", "family" : "Stein", "given" : "Janet L.", "non-dropping-particle" : "", "parse-names" : false, "suffix" : "" }, { "dropping-particle" : "", "family" : "Marsh", "given" : "Nick", "non-dropping-particle" : "", "parse-names" : false, "suffix" : "" } ], "container-title" : "Freshwater Biology", "id" : "ITEM-1", "issue" : "1", "issued" : { "date-parts" : [ [ "2010", "1" ] ] }, "page" : "171-193", "title" : "Classification of natural flow regimes in Australia to support environmental flow management", "type" : "article-journal", "volume" : "55" }, "uris" : [ "http://www.mendeley.com/documents/?uuid=b8038c25-06a6-4750-82e7-1a821802e0c9" ] } ], "mendeley" : { "manualFormatting" : "Kennard et al. (2010", "previouslyFormattedCitation" : "(Kennard et al., 2010)" }, "properties" : { "noteIndex" : 0 }, "schema" : "https://github.com/citation-style-language/schema/raw/master/csl-citation.json" }</w:instrText>
      </w:r>
      <w:r w:rsidRPr="00EA700F">
        <w:fldChar w:fldCharType="separate"/>
      </w:r>
      <w:r w:rsidRPr="00EA700F">
        <w:rPr>
          <w:noProof/>
        </w:rPr>
        <w:t>Kennard et al. (2010</w:t>
      </w:r>
      <w:r w:rsidRPr="00EA700F">
        <w:fldChar w:fldCharType="end"/>
      </w:r>
      <w:r w:rsidRPr="00EA700F">
        <w:t>) followed this method</w:t>
      </w:r>
      <w:del w:id="73" w:author="Michelle Leishman" w:date="2014-04-08T15:46:00Z">
        <w:r w:rsidRPr="00EA700F" w:rsidDel="00E81EF7">
          <w:delText>ology</w:delText>
        </w:r>
      </w:del>
      <w:r w:rsidRPr="00EA700F">
        <w:t xml:space="preserve"> to define a set of 120 hydrological metrics relevant to Australian rivers, which included metrics of central tendency and dispersion in all five dimensions of hydrological variation (magnitude, frequency, duration, timing, and rate of change). </w:t>
      </w:r>
      <w:r w:rsidR="0085737E">
        <w:t>These</w:t>
      </w:r>
      <w:r w:rsidRPr="00EA700F">
        <w:t xml:space="preserve"> metrics</w:t>
      </w:r>
      <w:r w:rsidR="0085737E">
        <w:t xml:space="preserve"> were then used</w:t>
      </w:r>
      <w:r w:rsidRPr="00EA700F">
        <w:t xml:space="preserve"> to classify Australian river systems into twelve distinct flow regime classes, providing a foundation for analysing the properties of ecosystems across hydrological gradients. </w:t>
      </w:r>
      <w:commentRangeStart w:id="74"/>
      <w:r w:rsidR="0085737E">
        <w:t>In this study,</w:t>
      </w:r>
      <w:r w:rsidRPr="00EA700F">
        <w:t xml:space="preserve"> </w:t>
      </w:r>
      <w:r w:rsidR="0085737E">
        <w:t xml:space="preserve">sites were drawn from </w:t>
      </w:r>
      <w:r w:rsidRPr="00EA700F">
        <w:t>rivers</w:t>
      </w:r>
      <w:r w:rsidR="0085737E">
        <w:t xml:space="preserve"> </w:t>
      </w:r>
      <w:r w:rsidRPr="00EA700F">
        <w:t xml:space="preserve">corresponding to ‘stable winter </w:t>
      </w:r>
      <w:proofErr w:type="spellStart"/>
      <w:r w:rsidRPr="00EA700F">
        <w:t>baseflow</w:t>
      </w:r>
      <w:proofErr w:type="spellEnd"/>
      <w:r w:rsidRPr="00EA700F">
        <w:t xml:space="preserve">’, ‘unpredictable </w:t>
      </w:r>
      <w:proofErr w:type="spellStart"/>
      <w:r w:rsidRPr="00EA700F">
        <w:t>baseflow</w:t>
      </w:r>
      <w:proofErr w:type="spellEnd"/>
      <w:r w:rsidRPr="00EA700F">
        <w:t>’ and ‘unpredictable intermittent’ hydrological classes, as described by Kennard et al. (2010</w:t>
      </w:r>
      <w:commentRangeEnd w:id="74"/>
      <w:r w:rsidR="00FF3274">
        <w:rPr>
          <w:rStyle w:val="CommentReference"/>
        </w:rPr>
        <w:commentReference w:id="74"/>
      </w:r>
      <w:r w:rsidRPr="00EA700F">
        <w:t xml:space="preserve">). </w:t>
      </w:r>
      <w:ins w:id="75" w:author="James Lawson" w:date="2014-04-15T15:03:00Z">
        <w:r w:rsidR="00D10E82">
          <w:t xml:space="preserve">See Table X for </w:t>
        </w:r>
      </w:ins>
      <w:ins w:id="76" w:author="James Lawson" w:date="2014-04-15T15:04:00Z">
        <w:r w:rsidR="00D10E82">
          <w:t xml:space="preserve">further detail on these classes. </w:t>
        </w:r>
      </w:ins>
      <w:r w:rsidRPr="00EA700F">
        <w:t xml:space="preserve">These are the best represented hydrological classes in eastern </w:t>
      </w:r>
      <w:del w:id="77" w:author="Michelle Leishman" w:date="2014-04-08T15:47:00Z">
        <w:r w:rsidRPr="00EA700F" w:rsidDel="00E81EF7">
          <w:delText xml:space="preserve">NSW </w:delText>
        </w:r>
      </w:del>
      <w:ins w:id="78" w:author="Michelle Leishman" w:date="2014-04-08T15:47:00Z">
        <w:r w:rsidR="00E81EF7">
          <w:t>New South Wales</w:t>
        </w:r>
        <w:r w:rsidR="00E81EF7" w:rsidRPr="00EA700F">
          <w:t xml:space="preserve"> </w:t>
        </w:r>
      </w:ins>
      <w:r w:rsidRPr="00EA700F">
        <w:t xml:space="preserve">and </w:t>
      </w:r>
      <w:del w:id="79" w:author="Michelle Leishman" w:date="2014-04-08T15:47:00Z">
        <w:r w:rsidRPr="00EA700F" w:rsidDel="00E81EF7">
          <w:delText>VIC</w:delText>
        </w:r>
      </w:del>
      <w:ins w:id="80" w:author="Michelle Leishman" w:date="2014-04-08T15:47:00Z">
        <w:r w:rsidR="00E81EF7">
          <w:t>Victoria</w:t>
        </w:r>
      </w:ins>
      <w:r w:rsidRPr="00EA700F">
        <w:t xml:space="preserve">, </w:t>
      </w:r>
      <w:del w:id="81" w:author="James Lawson" w:date="2014-04-15T14:52:00Z">
        <w:r w:rsidRPr="00EA700F" w:rsidDel="00F1096D">
          <w:delText xml:space="preserve">and represent a clear gradient over ecologically relevant hydrological </w:delText>
        </w:r>
        <w:r w:rsidR="0085737E" w:rsidDel="00F1096D">
          <w:delText>conditions</w:delText>
        </w:r>
      </w:del>
      <w:ins w:id="82" w:author="James Lawson" w:date="2014-04-15T14:51:00Z">
        <w:r w:rsidR="00F1096D">
          <w:t xml:space="preserve"> and </w:t>
        </w:r>
      </w:ins>
      <w:ins w:id="83" w:author="James Lawson" w:date="2014-04-15T14:52:00Z">
        <w:r w:rsidR="00F1096D">
          <w:t xml:space="preserve">owing </w:t>
        </w:r>
      </w:ins>
      <w:ins w:id="84" w:author="James Lawson" w:date="2014-04-15T14:56:00Z">
        <w:r w:rsidR="00D10E82">
          <w:t>Aust</w:t>
        </w:r>
      </w:ins>
      <w:ins w:id="85" w:author="James Lawson" w:date="2014-04-15T15:07:00Z">
        <w:r w:rsidR="007F5827">
          <w:t>r</w:t>
        </w:r>
      </w:ins>
      <w:ins w:id="86" w:author="James Lawson" w:date="2014-04-15T14:56:00Z">
        <w:r w:rsidR="00D10E82">
          <w:t xml:space="preserve">alia’s status as the most </w:t>
        </w:r>
        <w:proofErr w:type="spellStart"/>
        <w:r w:rsidR="00D10E82">
          <w:t>hydrologically</w:t>
        </w:r>
        <w:proofErr w:type="spellEnd"/>
        <w:r w:rsidR="00D10E82">
          <w:t xml:space="preserve"> variable continent in the world</w:t>
        </w:r>
      </w:ins>
      <w:ins w:id="87" w:author="James Lawson" w:date="2014-04-22T11:03:00Z">
        <w:r w:rsidR="005B4881">
          <w:t xml:space="preserve"> </w:t>
        </w:r>
        <w:r w:rsidR="005B4881">
          <w:fldChar w:fldCharType="begin" w:fldLock="1"/>
        </w:r>
      </w:ins>
      <w:r w:rsidR="00135469">
        <w:instrText>ADDIN CSL_CITATION { "citationItems" : [ { "id" : "ITEM-1", "itemData" : { "DOI" : "10.1016/j.jhydrol.2004.03.004", "ISSN" : "00221694", "author" : [ { "dropping-particle" : "", "family" : "Peel", "given" : "MC", "non-dropping-particle" : "", "parse-names" : false, "suffix" : "" }, { "dropping-particle" : "", "family" : "McMahon", "given" : "TA", "non-dropping-particle" : "", "parse-names" : false, "suffix" : "" }, { "dropping-particle" : "", "family" : "Finlayson", "given" : "BL", "non-dropping-particle" : "", "parse-names" : false, "suffix" : "" } ], "container-title" : "Journal of Hydrology", "id" : "ITEM-1", "issue" : "1-4", "issued" : { "date-parts" : [ [ "2004", "8" ] ] }, "page" : "185-197", "title" : "Continental differences in the variability of annual runoff-update and reassessment", "type" : "article-journal", "volume" : "295" }, "uris" : [ "http://www.mendeley.com/documents/?uuid=70242a0d-10db-43fd-8300-6c1eb20cdd4c" ] }, { "id" : "ITEM-2", "itemData" : { "author" : [ { "dropping-particle" : "", "family" : "Finlayson", "given" : "B L", "non-dropping-particle" : "", "parse-names" : false, "suffix" : "" }, { "dropping-particle" : "", "family" : "McMahon", "given" : "T A", "non-dropping-particle" : "", "parse-names" : false, "suffix" : "" } ], "container-title" : "Fluvial Geomorphology of Australia", "id" : "ITEM-2", "issued" : { "date-parts" : [ [ "1988" ] ] }, "page" : "17-40", "publisher" : "Academic Press: Sydney", "title" : "Australia vs. the world: a comparative analysis of streamflow characteristics", "type" : "article-journal" }, "uris" : [ "http://www.mendeley.com/documents/?uuid=85bfc8ac-49ce-4087-9d3e-15b339a3a8cb" ] } ], "mendeley" : { "previouslyFormattedCitation" : "(Finlayson &amp; McMahon, 1988; M. Peel, McMahon, &amp; Finlayson, 2004)" }, "properties" : { "noteIndex" : 0 }, "schema" : "https://github.com/citation-style-language/schema/raw/master/csl-citation.json" }</w:instrText>
      </w:r>
      <w:r w:rsidR="005B4881">
        <w:fldChar w:fldCharType="separate"/>
      </w:r>
      <w:r w:rsidR="005B4881" w:rsidRPr="005B4881">
        <w:rPr>
          <w:noProof/>
        </w:rPr>
        <w:t>(Finlayson &amp; McMahon, 1988; M. Peel, McMahon, &amp; Finlayson, 2004)</w:t>
      </w:r>
      <w:ins w:id="88" w:author="James Lawson" w:date="2014-04-22T11:03:00Z">
        <w:r w:rsidR="005B4881">
          <w:fldChar w:fldCharType="end"/>
        </w:r>
      </w:ins>
      <w:ins w:id="89" w:author="James Lawson" w:date="2014-04-15T14:52:00Z">
        <w:r w:rsidR="00F1096D">
          <w:t>, represent</w:t>
        </w:r>
        <w:r w:rsidR="00F1096D" w:rsidRPr="00EA700F">
          <w:t xml:space="preserve"> </w:t>
        </w:r>
        <w:r w:rsidR="00F1096D">
          <w:t xml:space="preserve">clear </w:t>
        </w:r>
        <w:r w:rsidR="00F1096D" w:rsidRPr="00EA700F">
          <w:t>gradient</w:t>
        </w:r>
        <w:r w:rsidR="00F1096D">
          <w:t>s</w:t>
        </w:r>
        <w:r w:rsidR="00F1096D" w:rsidRPr="00EA700F">
          <w:t xml:space="preserve"> over </w:t>
        </w:r>
      </w:ins>
      <w:ins w:id="90" w:author="James Lawson" w:date="2014-04-15T14:53:00Z">
        <w:r w:rsidR="00F1096D">
          <w:t xml:space="preserve">flooding intensity and hydrological </w:t>
        </w:r>
      </w:ins>
      <w:ins w:id="91" w:author="James Lawson" w:date="2014-04-15T14:54:00Z">
        <w:r w:rsidR="00F1096D">
          <w:t>unpredictability</w:t>
        </w:r>
      </w:ins>
      <w:r w:rsidRPr="00EA700F">
        <w:t xml:space="preserve">. Five sites per hydrological class were selected based on the </w:t>
      </w:r>
      <w:r w:rsidR="0085737E">
        <w:t xml:space="preserve">following </w:t>
      </w:r>
      <w:r w:rsidRPr="00EA700F">
        <w:t>criteria</w:t>
      </w:r>
      <w:r w:rsidR="0085737E">
        <w:t>:</w:t>
      </w:r>
    </w:p>
    <w:p w14:paraId="1BD57457" w14:textId="2E54977C" w:rsidR="00D62BDA" w:rsidRDefault="00D62BDA" w:rsidP="00D62BDA">
      <w:pPr>
        <w:pStyle w:val="Caption"/>
        <w:keepNext/>
        <w:rPr>
          <w:ins w:id="92" w:author="James Lawson" w:date="2014-04-15T16:38:00Z"/>
        </w:rPr>
        <w:pPrChange w:id="93" w:author="James Lawson" w:date="2014-04-15T16:38:00Z">
          <w:pPr/>
        </w:pPrChange>
      </w:pPr>
    </w:p>
    <w:tbl>
      <w:tblPr>
        <w:tblStyle w:val="TableGrid"/>
        <w:tblW w:w="0" w:type="auto"/>
        <w:tblLook w:val="04A0" w:firstRow="1" w:lastRow="0" w:firstColumn="1" w:lastColumn="0" w:noHBand="0" w:noVBand="1"/>
      </w:tblPr>
      <w:tblGrid>
        <w:gridCol w:w="2310"/>
        <w:gridCol w:w="2310"/>
        <w:gridCol w:w="2311"/>
        <w:gridCol w:w="2311"/>
      </w:tblGrid>
      <w:tr w:rsidR="007F5827" w14:paraId="068D28D7" w14:textId="77777777" w:rsidTr="00D10E82">
        <w:trPr>
          <w:ins w:id="94" w:author="James Lawson" w:date="2014-04-15T15:05:00Z"/>
        </w:trPr>
        <w:tc>
          <w:tcPr>
            <w:tcW w:w="2310" w:type="dxa"/>
          </w:tcPr>
          <w:p w14:paraId="529BCC7C" w14:textId="77777777" w:rsidR="007F5827" w:rsidRDefault="007F5827" w:rsidP="007F5827">
            <w:pPr>
              <w:spacing w:line="360" w:lineRule="auto"/>
              <w:jc w:val="both"/>
              <w:rPr>
                <w:ins w:id="95" w:author="James Lawson" w:date="2014-04-15T15:05:00Z"/>
              </w:rPr>
            </w:pPr>
          </w:p>
        </w:tc>
        <w:tc>
          <w:tcPr>
            <w:tcW w:w="2310" w:type="dxa"/>
          </w:tcPr>
          <w:p w14:paraId="3E00905B" w14:textId="30EABA98" w:rsidR="007F5827" w:rsidRPr="005725E6" w:rsidRDefault="007F5827" w:rsidP="007F5827">
            <w:pPr>
              <w:spacing w:line="360" w:lineRule="auto"/>
              <w:jc w:val="both"/>
              <w:rPr>
                <w:ins w:id="96" w:author="James Lawson" w:date="2014-04-15T15:05:00Z"/>
                <w:b/>
                <w:i/>
                <w:rPrChange w:id="97" w:author="James Lawson" w:date="2014-04-22T10:47:00Z">
                  <w:rPr>
                    <w:ins w:id="98" w:author="James Lawson" w:date="2014-04-15T15:05:00Z"/>
                  </w:rPr>
                </w:rPrChange>
              </w:rPr>
            </w:pPr>
            <w:ins w:id="99" w:author="James Lawson" w:date="2014-04-15T15:06:00Z">
              <w:r w:rsidRPr="005725E6">
                <w:rPr>
                  <w:b/>
                  <w:i/>
                  <w:rPrChange w:id="100" w:author="James Lawson" w:date="2014-04-22T10:47:00Z">
                    <w:rPr/>
                  </w:rPrChange>
                </w:rPr>
                <w:t xml:space="preserve">Stable winter </w:t>
              </w:r>
              <w:proofErr w:type="spellStart"/>
              <w:r w:rsidRPr="005725E6">
                <w:rPr>
                  <w:b/>
                  <w:i/>
                  <w:rPrChange w:id="101" w:author="James Lawson" w:date="2014-04-22T10:47:00Z">
                    <w:rPr/>
                  </w:rPrChange>
                </w:rPr>
                <w:t>baseflow</w:t>
              </w:r>
            </w:ins>
            <w:proofErr w:type="spellEnd"/>
          </w:p>
        </w:tc>
        <w:tc>
          <w:tcPr>
            <w:tcW w:w="2311" w:type="dxa"/>
          </w:tcPr>
          <w:p w14:paraId="36AECEB2" w14:textId="45750754" w:rsidR="007F5827" w:rsidRPr="005725E6" w:rsidRDefault="007F5827" w:rsidP="007F5827">
            <w:pPr>
              <w:spacing w:line="360" w:lineRule="auto"/>
              <w:jc w:val="both"/>
              <w:rPr>
                <w:ins w:id="102" w:author="James Lawson" w:date="2014-04-15T15:05:00Z"/>
                <w:b/>
                <w:i/>
                <w:rPrChange w:id="103" w:author="James Lawson" w:date="2014-04-22T10:47:00Z">
                  <w:rPr>
                    <w:ins w:id="104" w:author="James Lawson" w:date="2014-04-15T15:05:00Z"/>
                  </w:rPr>
                </w:rPrChange>
              </w:rPr>
            </w:pPr>
            <w:ins w:id="105" w:author="James Lawson" w:date="2014-04-15T15:06:00Z">
              <w:r w:rsidRPr="005725E6">
                <w:rPr>
                  <w:b/>
                  <w:i/>
                  <w:rPrChange w:id="106" w:author="James Lawson" w:date="2014-04-22T10:47:00Z">
                    <w:rPr/>
                  </w:rPrChange>
                </w:rPr>
                <w:t xml:space="preserve">Unpredictable </w:t>
              </w:r>
              <w:proofErr w:type="spellStart"/>
              <w:r w:rsidRPr="005725E6">
                <w:rPr>
                  <w:b/>
                  <w:i/>
                  <w:rPrChange w:id="107" w:author="James Lawson" w:date="2014-04-22T10:47:00Z">
                    <w:rPr/>
                  </w:rPrChange>
                </w:rPr>
                <w:t>baseflow</w:t>
              </w:r>
            </w:ins>
            <w:proofErr w:type="spellEnd"/>
          </w:p>
        </w:tc>
        <w:tc>
          <w:tcPr>
            <w:tcW w:w="2311" w:type="dxa"/>
          </w:tcPr>
          <w:p w14:paraId="6B3C621F" w14:textId="555AE461" w:rsidR="007F5827" w:rsidRPr="005725E6" w:rsidRDefault="007F5827" w:rsidP="007F5827">
            <w:pPr>
              <w:spacing w:line="360" w:lineRule="auto"/>
              <w:jc w:val="both"/>
              <w:rPr>
                <w:ins w:id="108" w:author="James Lawson" w:date="2014-04-15T15:05:00Z"/>
                <w:b/>
                <w:i/>
                <w:rPrChange w:id="109" w:author="James Lawson" w:date="2014-04-22T10:47:00Z">
                  <w:rPr>
                    <w:ins w:id="110" w:author="James Lawson" w:date="2014-04-15T15:05:00Z"/>
                  </w:rPr>
                </w:rPrChange>
              </w:rPr>
            </w:pPr>
            <w:ins w:id="111" w:author="James Lawson" w:date="2014-04-15T15:06:00Z">
              <w:r w:rsidRPr="005725E6">
                <w:rPr>
                  <w:b/>
                  <w:i/>
                  <w:rPrChange w:id="112" w:author="James Lawson" w:date="2014-04-22T10:47:00Z">
                    <w:rPr/>
                  </w:rPrChange>
                </w:rPr>
                <w:t>Unpredictable intermittent</w:t>
              </w:r>
            </w:ins>
          </w:p>
        </w:tc>
      </w:tr>
      <w:tr w:rsidR="007F5827" w14:paraId="598B077A" w14:textId="77777777" w:rsidTr="00D10E82">
        <w:trPr>
          <w:ins w:id="113" w:author="James Lawson" w:date="2014-04-15T15:05:00Z"/>
        </w:trPr>
        <w:tc>
          <w:tcPr>
            <w:tcW w:w="2310" w:type="dxa"/>
          </w:tcPr>
          <w:p w14:paraId="528510B7" w14:textId="0F8DE159" w:rsidR="007F5827" w:rsidRPr="005725E6" w:rsidRDefault="007F5827" w:rsidP="007F5827">
            <w:pPr>
              <w:spacing w:line="360" w:lineRule="auto"/>
              <w:jc w:val="both"/>
              <w:rPr>
                <w:ins w:id="114" w:author="James Lawson" w:date="2014-04-15T15:05:00Z"/>
                <w:b/>
                <w:rPrChange w:id="115" w:author="James Lawson" w:date="2014-04-22T10:47:00Z">
                  <w:rPr>
                    <w:ins w:id="116" w:author="James Lawson" w:date="2014-04-15T15:05:00Z"/>
                  </w:rPr>
                </w:rPrChange>
              </w:rPr>
            </w:pPr>
            <w:ins w:id="117" w:author="James Lawson" w:date="2014-04-15T15:06:00Z">
              <w:r w:rsidRPr="005725E6">
                <w:rPr>
                  <w:b/>
                  <w:rPrChange w:id="118" w:author="James Lawson" w:date="2014-04-22T10:47:00Z">
                    <w:rPr/>
                  </w:rPrChange>
                </w:rPr>
                <w:t>Geographic distribution</w:t>
              </w:r>
            </w:ins>
          </w:p>
        </w:tc>
        <w:tc>
          <w:tcPr>
            <w:tcW w:w="2310" w:type="dxa"/>
          </w:tcPr>
          <w:p w14:paraId="55DF26A7" w14:textId="46B1742D" w:rsidR="007F5827" w:rsidRDefault="007F5827" w:rsidP="007F5827">
            <w:pPr>
              <w:spacing w:line="360" w:lineRule="auto"/>
              <w:jc w:val="both"/>
              <w:rPr>
                <w:ins w:id="119" w:author="James Lawson" w:date="2014-04-15T15:05:00Z"/>
              </w:rPr>
            </w:pPr>
            <w:ins w:id="120" w:author="James Lawson" w:date="2014-04-15T15:11:00Z">
              <w:r>
                <w:t>Restricted to southern half of Australia, primarily South East Coast and South West Co</w:t>
              </w:r>
            </w:ins>
            <w:ins w:id="121" w:author="James Lawson" w:date="2014-04-15T15:12:00Z">
              <w:r>
                <w:t>ast drainage divisions and Tasmania.</w:t>
              </w:r>
            </w:ins>
          </w:p>
        </w:tc>
        <w:tc>
          <w:tcPr>
            <w:tcW w:w="2311" w:type="dxa"/>
          </w:tcPr>
          <w:p w14:paraId="6CDABD44" w14:textId="70799F8B" w:rsidR="007F5827" w:rsidRDefault="00C8137F" w:rsidP="007F5827">
            <w:pPr>
              <w:spacing w:line="360" w:lineRule="auto"/>
              <w:jc w:val="both"/>
              <w:rPr>
                <w:ins w:id="122" w:author="James Lawson" w:date="2014-04-15T15:05:00Z"/>
              </w:rPr>
            </w:pPr>
            <w:ins w:id="123" w:author="James Lawson" w:date="2014-04-15T15:45:00Z">
              <w:r>
                <w:t>D</w:t>
              </w:r>
            </w:ins>
            <w:ins w:id="124" w:author="James Lawson" w:date="2014-04-15T15:44:00Z">
              <w:r>
                <w:t>istributed</w:t>
              </w:r>
            </w:ins>
            <w:ins w:id="125" w:author="James Lawson" w:date="2014-04-15T15:45:00Z">
              <w:r>
                <w:t xml:space="preserve"> widely</w:t>
              </w:r>
            </w:ins>
            <w:ins w:id="126" w:author="James Lawson" w:date="2014-04-15T15:44:00Z">
              <w:r>
                <w:t xml:space="preserve"> across southern and eastern Australia</w:t>
              </w:r>
            </w:ins>
            <w:ins w:id="127" w:author="James Lawson" w:date="2014-04-15T15:45:00Z">
              <w:r>
                <w:t>.</w:t>
              </w:r>
            </w:ins>
          </w:p>
        </w:tc>
        <w:tc>
          <w:tcPr>
            <w:tcW w:w="2311" w:type="dxa"/>
          </w:tcPr>
          <w:p w14:paraId="1E9BC96C" w14:textId="1B49C89D" w:rsidR="007F5827" w:rsidRDefault="00C05A9D" w:rsidP="00C05A9D">
            <w:pPr>
              <w:spacing w:line="360" w:lineRule="auto"/>
              <w:jc w:val="both"/>
              <w:rPr>
                <w:ins w:id="128" w:author="James Lawson" w:date="2014-04-15T15:05:00Z"/>
              </w:rPr>
            </w:pPr>
            <w:ins w:id="129" w:author="James Lawson" w:date="2014-04-15T16:31:00Z">
              <w:r>
                <w:t>Distributed widely across eastern coast of Australia</w:t>
              </w:r>
            </w:ins>
            <w:ins w:id="130" w:author="James Lawson" w:date="2014-04-15T16:34:00Z">
              <w:r>
                <w:t>.</w:t>
              </w:r>
            </w:ins>
            <w:ins w:id="131" w:author="James Lawson" w:date="2014-04-15T16:32:00Z">
              <w:r>
                <w:t xml:space="preserve"> </w:t>
              </w:r>
            </w:ins>
          </w:p>
        </w:tc>
      </w:tr>
      <w:tr w:rsidR="007F5827" w14:paraId="6230F0D3" w14:textId="77777777" w:rsidTr="00D10E82">
        <w:trPr>
          <w:ins w:id="132" w:author="James Lawson" w:date="2014-04-15T15:05:00Z"/>
        </w:trPr>
        <w:tc>
          <w:tcPr>
            <w:tcW w:w="2310" w:type="dxa"/>
          </w:tcPr>
          <w:p w14:paraId="45AACBF4" w14:textId="510AD053" w:rsidR="007F5827" w:rsidRPr="005725E6" w:rsidRDefault="007F5827" w:rsidP="007F5827">
            <w:pPr>
              <w:spacing w:line="360" w:lineRule="auto"/>
              <w:jc w:val="both"/>
              <w:rPr>
                <w:ins w:id="133" w:author="James Lawson" w:date="2014-04-15T15:05:00Z"/>
                <w:b/>
                <w:rPrChange w:id="134" w:author="James Lawson" w:date="2014-04-22T10:47:00Z">
                  <w:rPr>
                    <w:ins w:id="135" w:author="James Lawson" w:date="2014-04-15T15:05:00Z"/>
                  </w:rPr>
                </w:rPrChange>
              </w:rPr>
            </w:pPr>
            <w:proofErr w:type="spellStart"/>
            <w:ins w:id="136" w:author="James Lawson" w:date="2014-04-15T15:06:00Z">
              <w:r w:rsidRPr="005725E6">
                <w:rPr>
                  <w:b/>
                  <w:rPrChange w:id="137" w:author="James Lawson" w:date="2014-04-22T10:47:00Z">
                    <w:rPr/>
                  </w:rPrChange>
                </w:rPr>
                <w:t>Perenniality</w:t>
              </w:r>
            </w:ins>
            <w:proofErr w:type="spellEnd"/>
          </w:p>
        </w:tc>
        <w:tc>
          <w:tcPr>
            <w:tcW w:w="2310" w:type="dxa"/>
          </w:tcPr>
          <w:p w14:paraId="445F3A6A" w14:textId="4D5E5850" w:rsidR="007F5827" w:rsidRDefault="00453CFC" w:rsidP="007F5827">
            <w:pPr>
              <w:spacing w:line="360" w:lineRule="auto"/>
              <w:jc w:val="both"/>
              <w:rPr>
                <w:ins w:id="138" w:author="James Lawson" w:date="2014-04-15T15:05:00Z"/>
              </w:rPr>
            </w:pPr>
            <w:ins w:id="139" w:author="James Lawson" w:date="2014-04-15T15:17:00Z">
              <w:r>
                <w:t>P</w:t>
              </w:r>
            </w:ins>
            <w:ins w:id="140" w:author="James Lawson" w:date="2014-04-15T15:13:00Z">
              <w:r w:rsidR="007F5827">
                <w:t>erennial</w:t>
              </w:r>
            </w:ins>
          </w:p>
        </w:tc>
        <w:tc>
          <w:tcPr>
            <w:tcW w:w="2311" w:type="dxa"/>
          </w:tcPr>
          <w:p w14:paraId="1450C821" w14:textId="04EA93F5" w:rsidR="007F5827" w:rsidRDefault="00C8137F" w:rsidP="007F5827">
            <w:pPr>
              <w:spacing w:line="360" w:lineRule="auto"/>
              <w:jc w:val="both"/>
              <w:rPr>
                <w:ins w:id="141" w:author="James Lawson" w:date="2014-04-15T15:05:00Z"/>
              </w:rPr>
            </w:pPr>
            <w:ins w:id="142" w:author="James Lawson" w:date="2014-04-15T15:45:00Z">
              <w:r>
                <w:t>Perennial</w:t>
              </w:r>
            </w:ins>
          </w:p>
        </w:tc>
        <w:tc>
          <w:tcPr>
            <w:tcW w:w="2311" w:type="dxa"/>
          </w:tcPr>
          <w:p w14:paraId="7A1A68BC" w14:textId="7A5AB720" w:rsidR="007F5827" w:rsidRDefault="00D62BDA" w:rsidP="007F5827">
            <w:pPr>
              <w:spacing w:line="360" w:lineRule="auto"/>
              <w:jc w:val="both"/>
              <w:rPr>
                <w:ins w:id="143" w:author="James Lawson" w:date="2014-04-15T15:05:00Z"/>
              </w:rPr>
            </w:pPr>
            <w:ins w:id="144" w:author="James Lawson" w:date="2014-04-15T16:34:00Z">
              <w:r>
                <w:t>Intermittent</w:t>
              </w:r>
            </w:ins>
          </w:p>
        </w:tc>
      </w:tr>
      <w:tr w:rsidR="007F5827" w14:paraId="18EB2FD4" w14:textId="77777777" w:rsidTr="00D10E82">
        <w:trPr>
          <w:ins w:id="145" w:author="James Lawson" w:date="2014-04-15T15:05:00Z"/>
        </w:trPr>
        <w:tc>
          <w:tcPr>
            <w:tcW w:w="2310" w:type="dxa"/>
          </w:tcPr>
          <w:p w14:paraId="0A93CAAA" w14:textId="5861D1E2" w:rsidR="007F5827" w:rsidRPr="005725E6" w:rsidRDefault="007F5827" w:rsidP="007F5827">
            <w:pPr>
              <w:spacing w:line="360" w:lineRule="auto"/>
              <w:jc w:val="both"/>
              <w:rPr>
                <w:ins w:id="146" w:author="James Lawson" w:date="2014-04-15T15:05:00Z"/>
                <w:b/>
                <w:rPrChange w:id="147" w:author="James Lawson" w:date="2014-04-22T10:47:00Z">
                  <w:rPr>
                    <w:ins w:id="148" w:author="James Lawson" w:date="2014-04-15T15:05:00Z"/>
                  </w:rPr>
                </w:rPrChange>
              </w:rPr>
            </w:pPr>
            <w:ins w:id="149" w:author="James Lawson" w:date="2014-04-15T15:06:00Z">
              <w:r w:rsidRPr="005725E6">
                <w:rPr>
                  <w:b/>
                  <w:rPrChange w:id="150" w:author="James Lawson" w:date="2014-04-22T10:47:00Z">
                    <w:rPr/>
                  </w:rPrChange>
                </w:rPr>
                <w:t>Seasonality</w:t>
              </w:r>
            </w:ins>
          </w:p>
        </w:tc>
        <w:tc>
          <w:tcPr>
            <w:tcW w:w="2310" w:type="dxa"/>
          </w:tcPr>
          <w:p w14:paraId="62D28079" w14:textId="246A92FA" w:rsidR="007F5827" w:rsidRDefault="007F5827" w:rsidP="007F5827">
            <w:pPr>
              <w:spacing w:line="360" w:lineRule="auto"/>
              <w:jc w:val="both"/>
              <w:rPr>
                <w:ins w:id="151" w:author="James Lawson" w:date="2014-04-15T15:05:00Z"/>
              </w:rPr>
            </w:pPr>
            <w:ins w:id="152" w:author="James Lawson" w:date="2014-04-15T15:13:00Z">
              <w:r>
                <w:t>Strongly winter dominated</w:t>
              </w:r>
            </w:ins>
          </w:p>
        </w:tc>
        <w:tc>
          <w:tcPr>
            <w:tcW w:w="2311" w:type="dxa"/>
          </w:tcPr>
          <w:p w14:paraId="40977BF2" w14:textId="56A56C96" w:rsidR="007F5827" w:rsidRDefault="00C8137F" w:rsidP="007F5827">
            <w:pPr>
              <w:spacing w:line="360" w:lineRule="auto"/>
              <w:jc w:val="both"/>
              <w:rPr>
                <w:ins w:id="153" w:author="James Lawson" w:date="2014-04-15T15:05:00Z"/>
              </w:rPr>
            </w:pPr>
            <w:ins w:id="154" w:author="James Lawson" w:date="2014-04-15T15:45:00Z">
              <w:r>
                <w:t>Weak seasonal signal</w:t>
              </w:r>
            </w:ins>
          </w:p>
        </w:tc>
        <w:tc>
          <w:tcPr>
            <w:tcW w:w="2311" w:type="dxa"/>
          </w:tcPr>
          <w:p w14:paraId="0E7AD287" w14:textId="64C970EC" w:rsidR="007F5827" w:rsidRDefault="00D62BDA" w:rsidP="00D62BDA">
            <w:pPr>
              <w:spacing w:line="360" w:lineRule="auto"/>
              <w:jc w:val="both"/>
              <w:rPr>
                <w:ins w:id="155" w:author="James Lawson" w:date="2014-04-15T15:05:00Z"/>
              </w:rPr>
            </w:pPr>
            <w:ins w:id="156" w:author="James Lawson" w:date="2014-04-15T16:39:00Z">
              <w:r>
                <w:t>Highly unpredictable</w:t>
              </w:r>
            </w:ins>
          </w:p>
        </w:tc>
      </w:tr>
      <w:tr w:rsidR="007F5827" w14:paraId="6320BB8A" w14:textId="77777777" w:rsidTr="00D10E82">
        <w:trPr>
          <w:ins w:id="157" w:author="James Lawson" w:date="2014-04-15T15:06:00Z"/>
        </w:trPr>
        <w:tc>
          <w:tcPr>
            <w:tcW w:w="2310" w:type="dxa"/>
          </w:tcPr>
          <w:p w14:paraId="2998ABB0" w14:textId="41E8B269" w:rsidR="007F5827" w:rsidRPr="005725E6" w:rsidRDefault="007F5827" w:rsidP="007F5827">
            <w:pPr>
              <w:spacing w:line="360" w:lineRule="auto"/>
              <w:jc w:val="both"/>
              <w:rPr>
                <w:ins w:id="158" w:author="James Lawson" w:date="2014-04-15T15:06:00Z"/>
                <w:b/>
                <w:rPrChange w:id="159" w:author="James Lawson" w:date="2014-04-22T10:47:00Z">
                  <w:rPr>
                    <w:ins w:id="160" w:author="James Lawson" w:date="2014-04-15T15:06:00Z"/>
                  </w:rPr>
                </w:rPrChange>
              </w:rPr>
            </w:pPr>
            <w:ins w:id="161" w:author="James Lawson" w:date="2014-04-15T15:14:00Z">
              <w:r w:rsidRPr="005725E6">
                <w:rPr>
                  <w:b/>
                  <w:rPrChange w:id="162" w:author="James Lawson" w:date="2014-04-22T10:47:00Z">
                    <w:rPr/>
                  </w:rPrChange>
                </w:rPr>
                <w:t>Flow variability</w:t>
              </w:r>
            </w:ins>
          </w:p>
        </w:tc>
        <w:tc>
          <w:tcPr>
            <w:tcW w:w="2310" w:type="dxa"/>
          </w:tcPr>
          <w:p w14:paraId="60FF39C1" w14:textId="2B12261B" w:rsidR="007F5827" w:rsidRDefault="007F5827" w:rsidP="007F5827">
            <w:pPr>
              <w:spacing w:line="360" w:lineRule="auto"/>
              <w:jc w:val="both"/>
              <w:rPr>
                <w:ins w:id="163" w:author="James Lawson" w:date="2014-04-15T15:06:00Z"/>
              </w:rPr>
            </w:pPr>
            <w:ins w:id="164" w:author="James Lawson" w:date="2014-04-15T15:15:00Z">
              <w:r>
                <w:t>Low</w:t>
              </w:r>
            </w:ins>
          </w:p>
        </w:tc>
        <w:tc>
          <w:tcPr>
            <w:tcW w:w="2311" w:type="dxa"/>
          </w:tcPr>
          <w:p w14:paraId="3A579182" w14:textId="745AC3A6" w:rsidR="007F5827" w:rsidRDefault="00C8137F" w:rsidP="007F5827">
            <w:pPr>
              <w:spacing w:line="360" w:lineRule="auto"/>
              <w:jc w:val="both"/>
              <w:rPr>
                <w:ins w:id="165" w:author="James Lawson" w:date="2014-04-15T15:06:00Z"/>
              </w:rPr>
            </w:pPr>
            <w:ins w:id="166" w:author="James Lawson" w:date="2014-04-15T15:45:00Z">
              <w:r>
                <w:t>Moderate</w:t>
              </w:r>
            </w:ins>
          </w:p>
        </w:tc>
        <w:tc>
          <w:tcPr>
            <w:tcW w:w="2311" w:type="dxa"/>
          </w:tcPr>
          <w:p w14:paraId="4C75ED63" w14:textId="221C6DC9" w:rsidR="007F5827" w:rsidRDefault="00D62BDA" w:rsidP="007F5827">
            <w:pPr>
              <w:spacing w:line="360" w:lineRule="auto"/>
              <w:jc w:val="both"/>
              <w:rPr>
                <w:ins w:id="167" w:author="James Lawson" w:date="2014-04-15T15:06:00Z"/>
              </w:rPr>
            </w:pPr>
            <w:ins w:id="168" w:author="James Lawson" w:date="2014-04-15T16:37:00Z">
              <w:r>
                <w:t>High</w:t>
              </w:r>
            </w:ins>
          </w:p>
        </w:tc>
      </w:tr>
      <w:tr w:rsidR="007F5827" w14:paraId="0F06E9B4" w14:textId="77777777" w:rsidTr="00D10E82">
        <w:trPr>
          <w:ins w:id="169" w:author="James Lawson" w:date="2014-04-15T15:06:00Z"/>
        </w:trPr>
        <w:tc>
          <w:tcPr>
            <w:tcW w:w="2310" w:type="dxa"/>
          </w:tcPr>
          <w:p w14:paraId="5E3D807C" w14:textId="6010E794" w:rsidR="00D62BDA" w:rsidRPr="005725E6" w:rsidRDefault="007F5827" w:rsidP="007F5827">
            <w:pPr>
              <w:spacing w:line="360" w:lineRule="auto"/>
              <w:jc w:val="both"/>
              <w:rPr>
                <w:ins w:id="170" w:author="James Lawson" w:date="2014-04-15T16:37:00Z"/>
                <w:b/>
                <w:rPrChange w:id="171" w:author="James Lawson" w:date="2014-04-22T10:47:00Z">
                  <w:rPr>
                    <w:ins w:id="172" w:author="James Lawson" w:date="2014-04-15T16:37:00Z"/>
                  </w:rPr>
                </w:rPrChange>
              </w:rPr>
            </w:pPr>
            <w:ins w:id="173" w:author="James Lawson" w:date="2014-04-15T15:15:00Z">
              <w:r w:rsidRPr="005725E6">
                <w:rPr>
                  <w:b/>
                  <w:rPrChange w:id="174" w:author="James Lawson" w:date="2014-04-22T10:47:00Z">
                    <w:rPr/>
                  </w:rPrChange>
                </w:rPr>
                <w:lastRenderedPageBreak/>
                <w:t>Flood characteristics</w:t>
              </w:r>
            </w:ins>
          </w:p>
          <w:p w14:paraId="0390F6CE" w14:textId="77777777" w:rsidR="007F5827" w:rsidRPr="005725E6" w:rsidRDefault="007F5827" w:rsidP="00D62BDA">
            <w:pPr>
              <w:jc w:val="right"/>
              <w:rPr>
                <w:ins w:id="175" w:author="James Lawson" w:date="2014-04-15T15:06:00Z"/>
                <w:b/>
                <w:rPrChange w:id="176" w:author="James Lawson" w:date="2014-04-22T10:47:00Z">
                  <w:rPr>
                    <w:ins w:id="177" w:author="James Lawson" w:date="2014-04-15T15:06:00Z"/>
                  </w:rPr>
                </w:rPrChange>
              </w:rPr>
              <w:pPrChange w:id="178" w:author="James Lawson" w:date="2014-04-15T16:37:00Z">
                <w:pPr>
                  <w:spacing w:line="360" w:lineRule="auto"/>
                  <w:jc w:val="both"/>
                </w:pPr>
              </w:pPrChange>
            </w:pPr>
          </w:p>
        </w:tc>
        <w:tc>
          <w:tcPr>
            <w:tcW w:w="2310" w:type="dxa"/>
          </w:tcPr>
          <w:p w14:paraId="7876FA3C" w14:textId="13AD01F5" w:rsidR="007F5827" w:rsidRDefault="007F5827" w:rsidP="007F5827">
            <w:pPr>
              <w:spacing w:line="360" w:lineRule="auto"/>
              <w:jc w:val="both"/>
              <w:rPr>
                <w:ins w:id="179" w:author="James Lawson" w:date="2014-04-15T15:06:00Z"/>
              </w:rPr>
            </w:pPr>
            <w:ins w:id="180" w:author="James Lawson" w:date="2014-04-15T15:17:00Z">
              <w:r>
                <w:t xml:space="preserve">Small, frequent, short duration. </w:t>
              </w:r>
            </w:ins>
            <w:ins w:id="181" w:author="James Lawson" w:date="2014-04-15T15:15:00Z">
              <w:r>
                <w:t>Low rise and fall rates.</w:t>
              </w:r>
            </w:ins>
          </w:p>
        </w:tc>
        <w:tc>
          <w:tcPr>
            <w:tcW w:w="2311" w:type="dxa"/>
          </w:tcPr>
          <w:p w14:paraId="076AC896" w14:textId="7DB86F1B" w:rsidR="007F5827" w:rsidRDefault="005725E6" w:rsidP="005725E6">
            <w:pPr>
              <w:spacing w:line="360" w:lineRule="auto"/>
              <w:jc w:val="both"/>
              <w:rPr>
                <w:ins w:id="182" w:author="James Lawson" w:date="2014-04-15T15:06:00Z"/>
              </w:rPr>
            </w:pPr>
            <w:ins w:id="183" w:author="James Lawson" w:date="2014-04-22T10:49:00Z">
              <w:r>
                <w:t>Roughly 50% h</w:t>
              </w:r>
            </w:ins>
            <w:ins w:id="184" w:author="James Lawson" w:date="2014-04-15T15:47:00Z">
              <w:r w:rsidR="00C8137F">
                <w:t>igher magnitude</w:t>
              </w:r>
            </w:ins>
            <w:ins w:id="185" w:author="James Lawson" w:date="2014-04-15T15:48:00Z">
              <w:r w:rsidR="00C8137F">
                <w:t xml:space="preserve"> than stable winter </w:t>
              </w:r>
              <w:proofErr w:type="spellStart"/>
              <w:r w:rsidR="00C8137F">
                <w:t>baseflow</w:t>
              </w:r>
              <w:proofErr w:type="spellEnd"/>
              <w:r w:rsidR="00C8137F">
                <w:t xml:space="preserve"> streams</w:t>
              </w:r>
            </w:ins>
            <w:ins w:id="186" w:author="James Lawson" w:date="2014-04-15T15:47:00Z">
              <w:r w:rsidR="00C8137F">
                <w:t xml:space="preserve">, with </w:t>
              </w:r>
            </w:ins>
            <w:ins w:id="187" w:author="James Lawson" w:date="2014-04-15T15:48:00Z">
              <w:r w:rsidR="00C8137F">
                <w:t xml:space="preserve">similar </w:t>
              </w:r>
            </w:ins>
            <w:ins w:id="188" w:author="James Lawson" w:date="2014-04-15T15:49:00Z">
              <w:r w:rsidR="00C8137F">
                <w:t>duration</w:t>
              </w:r>
            </w:ins>
            <w:ins w:id="189" w:author="James Lawson" w:date="2014-04-15T15:48:00Z">
              <w:r w:rsidR="00C8137F">
                <w:t xml:space="preserve"> </w:t>
              </w:r>
            </w:ins>
            <w:ins w:id="190" w:author="James Lawson" w:date="2014-04-15T15:49:00Z">
              <w:r w:rsidR="00C8137F">
                <w:t xml:space="preserve">and </w:t>
              </w:r>
            </w:ins>
            <w:ins w:id="191" w:author="James Lawson" w:date="2014-04-22T10:50:00Z">
              <w:r>
                <w:t>quicker</w:t>
              </w:r>
            </w:ins>
            <w:ins w:id="192" w:author="James Lawson" w:date="2014-04-15T15:48:00Z">
              <w:r w:rsidR="00C8137F">
                <w:t xml:space="preserve"> rise and fall rates</w:t>
              </w:r>
            </w:ins>
            <w:ins w:id="193" w:author="James Lawson" w:date="2014-04-15T15:49:00Z">
              <w:r w:rsidR="00C8137F">
                <w:t>.</w:t>
              </w:r>
            </w:ins>
            <w:ins w:id="194" w:author="James Lawson" w:date="2014-04-15T15:47:00Z">
              <w:r w:rsidR="00C8137F">
                <w:t xml:space="preserve"> </w:t>
              </w:r>
            </w:ins>
          </w:p>
        </w:tc>
        <w:tc>
          <w:tcPr>
            <w:tcW w:w="2311" w:type="dxa"/>
          </w:tcPr>
          <w:p w14:paraId="269DCE7A" w14:textId="35CC48C8" w:rsidR="007F5827" w:rsidRDefault="005725E6" w:rsidP="007F5827">
            <w:pPr>
              <w:spacing w:line="360" w:lineRule="auto"/>
              <w:jc w:val="both"/>
              <w:rPr>
                <w:ins w:id="195" w:author="James Lawson" w:date="2014-04-15T15:06:00Z"/>
              </w:rPr>
            </w:pPr>
            <w:ins w:id="196" w:author="James Lawson" w:date="2014-04-22T10:50:00Z">
              <w:r>
                <w:t xml:space="preserve">Higher magnitude than unpredictable </w:t>
              </w:r>
              <w:proofErr w:type="spellStart"/>
              <w:r>
                <w:t>baseflow</w:t>
              </w:r>
              <w:proofErr w:type="spellEnd"/>
              <w:r>
                <w:t xml:space="preserve"> streams, similar duration, still quicker rise and fall </w:t>
              </w:r>
              <w:proofErr w:type="gramStart"/>
              <w:r>
                <w:t>rates .</w:t>
              </w:r>
            </w:ins>
            <w:proofErr w:type="gramEnd"/>
            <w:ins w:id="197" w:author="James Lawson" w:date="2014-04-22T10:48:00Z">
              <w:r>
                <w:t xml:space="preserve"> </w:t>
              </w:r>
            </w:ins>
          </w:p>
        </w:tc>
      </w:tr>
      <w:tr w:rsidR="007F5827" w14:paraId="1784B6B2" w14:textId="77777777" w:rsidTr="00D10E82">
        <w:trPr>
          <w:ins w:id="198" w:author="James Lawson" w:date="2014-04-15T15:16:00Z"/>
        </w:trPr>
        <w:tc>
          <w:tcPr>
            <w:tcW w:w="2310" w:type="dxa"/>
          </w:tcPr>
          <w:p w14:paraId="7B43D784" w14:textId="0AD399BA" w:rsidR="007F5827" w:rsidRPr="005725E6" w:rsidRDefault="007F5827" w:rsidP="007F5827">
            <w:pPr>
              <w:spacing w:line="360" w:lineRule="auto"/>
              <w:jc w:val="both"/>
              <w:rPr>
                <w:ins w:id="199" w:author="James Lawson" w:date="2014-04-15T15:16:00Z"/>
                <w:b/>
                <w:rPrChange w:id="200" w:author="James Lawson" w:date="2014-04-22T10:47:00Z">
                  <w:rPr>
                    <w:ins w:id="201" w:author="James Lawson" w:date="2014-04-15T15:16:00Z"/>
                  </w:rPr>
                </w:rPrChange>
              </w:rPr>
            </w:pPr>
            <w:proofErr w:type="spellStart"/>
            <w:ins w:id="202" w:author="James Lawson" w:date="2014-04-15T15:16:00Z">
              <w:r w:rsidRPr="005725E6">
                <w:rPr>
                  <w:b/>
                  <w:rPrChange w:id="203" w:author="James Lawson" w:date="2014-04-22T10:47:00Z">
                    <w:rPr/>
                  </w:rPrChange>
                </w:rPr>
                <w:t>Baseflow</w:t>
              </w:r>
              <w:proofErr w:type="spellEnd"/>
              <w:r w:rsidRPr="005725E6">
                <w:rPr>
                  <w:b/>
                  <w:rPrChange w:id="204" w:author="James Lawson" w:date="2014-04-22T10:47:00Z">
                    <w:rPr/>
                  </w:rPrChange>
                </w:rPr>
                <w:t xml:space="preserve"> contribution</w:t>
              </w:r>
            </w:ins>
          </w:p>
        </w:tc>
        <w:tc>
          <w:tcPr>
            <w:tcW w:w="2310" w:type="dxa"/>
          </w:tcPr>
          <w:p w14:paraId="74AFCC13" w14:textId="50CAED48" w:rsidR="007F5827" w:rsidRDefault="007F5827" w:rsidP="007F5827">
            <w:pPr>
              <w:spacing w:line="360" w:lineRule="auto"/>
              <w:jc w:val="both"/>
              <w:rPr>
                <w:ins w:id="205" w:author="James Lawson" w:date="2014-04-15T15:16:00Z"/>
              </w:rPr>
            </w:pPr>
            <w:ins w:id="206" w:author="James Lawson" w:date="2014-04-15T15:16:00Z">
              <w:r>
                <w:t>High</w:t>
              </w:r>
            </w:ins>
          </w:p>
        </w:tc>
        <w:tc>
          <w:tcPr>
            <w:tcW w:w="2311" w:type="dxa"/>
          </w:tcPr>
          <w:p w14:paraId="1734EF1D" w14:textId="2348851F" w:rsidR="007F5827" w:rsidRDefault="00C8137F" w:rsidP="007F5827">
            <w:pPr>
              <w:spacing w:line="360" w:lineRule="auto"/>
              <w:jc w:val="both"/>
              <w:rPr>
                <w:ins w:id="207" w:author="James Lawson" w:date="2014-04-15T15:16:00Z"/>
              </w:rPr>
            </w:pPr>
            <w:ins w:id="208" w:author="James Lawson" w:date="2014-04-15T15:51:00Z">
              <w:r>
                <w:t xml:space="preserve">High, but less lower than </w:t>
              </w:r>
              <w:r w:rsidR="000B0D71">
                <w:t xml:space="preserve">stable winter </w:t>
              </w:r>
              <w:proofErr w:type="spellStart"/>
              <w:r w:rsidR="000B0D71">
                <w:t>baseflow</w:t>
              </w:r>
            </w:ins>
            <w:proofErr w:type="spellEnd"/>
          </w:p>
        </w:tc>
        <w:tc>
          <w:tcPr>
            <w:tcW w:w="2311" w:type="dxa"/>
          </w:tcPr>
          <w:p w14:paraId="64C5E8E6" w14:textId="5FDD9094" w:rsidR="007F5827" w:rsidRDefault="00D62BDA" w:rsidP="00D62BDA">
            <w:pPr>
              <w:keepNext/>
              <w:spacing w:line="360" w:lineRule="auto"/>
              <w:jc w:val="both"/>
              <w:rPr>
                <w:ins w:id="209" w:author="James Lawson" w:date="2014-04-15T15:16:00Z"/>
              </w:rPr>
              <w:pPrChange w:id="210" w:author="James Lawson" w:date="2014-04-15T16:38:00Z">
                <w:pPr>
                  <w:spacing w:line="360" w:lineRule="auto"/>
                  <w:jc w:val="both"/>
                </w:pPr>
              </w:pPrChange>
            </w:pPr>
            <w:ins w:id="211" w:author="James Lawson" w:date="2014-04-15T16:40:00Z">
              <w:r>
                <w:t>Intermediate</w:t>
              </w:r>
            </w:ins>
          </w:p>
        </w:tc>
      </w:tr>
    </w:tbl>
    <w:p w14:paraId="125F1B80" w14:textId="5C935DDB" w:rsidR="00D10E82" w:rsidRPr="00EA700F" w:rsidRDefault="00D62BDA" w:rsidP="00D62BDA">
      <w:pPr>
        <w:pStyle w:val="Caption"/>
        <w:pPrChange w:id="212" w:author="James Lawson" w:date="2014-04-15T16:38:00Z">
          <w:pPr>
            <w:spacing w:line="360" w:lineRule="auto"/>
            <w:jc w:val="both"/>
          </w:pPr>
        </w:pPrChange>
      </w:pPr>
      <w:ins w:id="213" w:author="James Lawson" w:date="2014-04-15T16:38:00Z">
        <w:r>
          <w:t xml:space="preserve">Table </w:t>
        </w:r>
        <w:r>
          <w:fldChar w:fldCharType="begin"/>
        </w:r>
        <w:r>
          <w:instrText xml:space="preserve"> SEQ Table \* ARABIC </w:instrText>
        </w:r>
      </w:ins>
      <w:r>
        <w:fldChar w:fldCharType="separate"/>
      </w:r>
      <w:ins w:id="214" w:author="James Lawson" w:date="2014-04-15T16:38:00Z">
        <w:r>
          <w:rPr>
            <w:noProof/>
          </w:rPr>
          <w:t>1</w:t>
        </w:r>
        <w:r>
          <w:fldChar w:fldCharType="end"/>
        </w:r>
        <w:r>
          <w:t xml:space="preserve">. </w:t>
        </w:r>
      </w:ins>
      <w:ins w:id="215" w:author="James Lawson" w:date="2014-04-22T10:51:00Z">
        <w:r w:rsidR="005725E6">
          <w:t xml:space="preserve">Flow characteristics of river hydrological classes used in this study. </w:t>
        </w:r>
      </w:ins>
      <w:ins w:id="216" w:author="James Lawson" w:date="2014-04-22T10:52:00Z">
        <w:r w:rsidR="005725E6">
          <w:t>The reader is directed to</w:t>
        </w:r>
      </w:ins>
      <w:ins w:id="217" w:author="James Lawson" w:date="2014-04-22T10:51:00Z">
        <w:r w:rsidR="005725E6">
          <w:t xml:space="preserve"> Kennard et al. (2010) </w:t>
        </w:r>
      </w:ins>
      <w:ins w:id="218" w:author="James Lawson" w:date="2014-04-22T10:52:00Z">
        <w:r w:rsidR="005725E6">
          <w:t xml:space="preserve">for the complete characterisation and derivation of these classes. </w:t>
        </w:r>
      </w:ins>
      <w:ins w:id="219" w:author="James Lawson" w:date="2014-04-22T10:57:00Z">
        <w:r w:rsidR="005725E6">
          <w:t xml:space="preserve">It is worthwhile to note here that </w:t>
        </w:r>
      </w:ins>
      <w:ins w:id="220" w:author="James Lawson" w:date="2014-04-22T10:58:00Z">
        <w:r w:rsidR="005B4881">
          <w:t xml:space="preserve">these three classes span roughly half of the range of hydrological variability within the Australian continent. The extreme </w:t>
        </w:r>
      </w:ins>
      <w:ins w:id="221" w:author="James Lawson" w:date="2014-04-22T10:59:00Z">
        <w:r w:rsidR="005B4881">
          <w:t xml:space="preserve">hydrological </w:t>
        </w:r>
      </w:ins>
      <w:ins w:id="222" w:author="James Lawson" w:date="2014-04-22T10:58:00Z">
        <w:r w:rsidR="005B4881">
          <w:t>variability</w:t>
        </w:r>
      </w:ins>
      <w:ins w:id="223" w:author="James Lawson" w:date="2014-04-22T10:59:00Z">
        <w:r w:rsidR="005B4881">
          <w:t xml:space="preserve"> within the arid and semi-arid regions that dominate the centre of the continent</w:t>
        </w:r>
      </w:ins>
      <w:ins w:id="224" w:author="James Lawson" w:date="2014-04-22T11:00:00Z">
        <w:r w:rsidR="005B4881">
          <w:t xml:space="preserve"> </w:t>
        </w:r>
      </w:ins>
      <w:ins w:id="225" w:author="James Lawson" w:date="2014-04-22T11:02:00Z">
        <w:r w:rsidR="005B4881">
          <w:fldChar w:fldCharType="begin" w:fldLock="1"/>
        </w:r>
      </w:ins>
      <w:r w:rsidR="00135469">
        <w:instrText>ADDIN CSL_CITATION { "citationItems" : [ { "id" : "ITEM-1", "itemData" : { "author" : [ { "dropping-particle" : "", "family" : "Finlayson", "given" : "B L", "non-dropping-particle" : "", "parse-names" : false, "suffix" : "" }, { "dropping-particle" : "", "family" : "McMahon", "given" : "T A", "non-dropping-particle" : "", "parse-names" : false, "suffix" : "" } ], "container-title" : "Fluvial Geomorphology of Australia", "id" : "ITEM-1", "issued" : { "date-parts" : [ [ "1988" ] ] }, "page" : "17-40", "publisher" : "Academic Press: Sydney", "title" : "Australia vs. the world: a comparative analysis of streamflow characteristics", "type" : "article-journal" }, "uris" : [ "http://www.mendeley.com/documents/?uuid=85bfc8ac-49ce-4087-9d3e-15b339a3a8cb" ] } ], "mendeley" : { "previouslyFormattedCitation" : "(Finlayson &amp; McMahon, 1988)" }, "properties" : { "noteIndex" : 0 }, "schema" : "https://github.com/citation-style-language/schema/raw/master/csl-citation.json" }</w:instrText>
      </w:r>
      <w:r w:rsidR="005B4881">
        <w:fldChar w:fldCharType="separate"/>
      </w:r>
      <w:r w:rsidR="005B4881" w:rsidRPr="005B4881">
        <w:rPr>
          <w:i w:val="0"/>
          <w:noProof/>
        </w:rPr>
        <w:t>(Finlayson &amp; McMahon, 1988)</w:t>
      </w:r>
      <w:ins w:id="226" w:author="James Lawson" w:date="2014-04-22T11:02:00Z">
        <w:r w:rsidR="005B4881">
          <w:fldChar w:fldCharType="end"/>
        </w:r>
      </w:ins>
      <w:ins w:id="227" w:author="James Lawson" w:date="2014-04-22T10:59:00Z">
        <w:r w:rsidR="005B4881">
          <w:t xml:space="preserve"> is not represented here. </w:t>
        </w:r>
      </w:ins>
    </w:p>
    <w:p w14:paraId="6E129745" w14:textId="77777777" w:rsidR="007166A1" w:rsidRPr="00EA700F" w:rsidRDefault="007166A1" w:rsidP="00A22B81">
      <w:pPr>
        <w:keepNext/>
        <w:spacing w:line="360" w:lineRule="auto"/>
        <w:jc w:val="both"/>
      </w:pPr>
      <w:commentRangeStart w:id="228"/>
      <w:commentRangeStart w:id="229"/>
      <w:r w:rsidRPr="00EA700F">
        <w:rPr>
          <w:noProof/>
          <w:lang w:eastAsia="en-AU"/>
        </w:rPr>
        <w:drawing>
          <wp:inline distT="0" distB="0" distL="0" distR="0" wp14:anchorId="6630DD95" wp14:editId="60ECB8F7">
            <wp:extent cx="5105400" cy="3699803"/>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5106174" cy="3700364"/>
                    </a:xfrm>
                    <a:prstGeom prst="rect">
                      <a:avLst/>
                    </a:prstGeom>
                  </pic:spPr>
                </pic:pic>
              </a:graphicData>
            </a:graphic>
          </wp:inline>
        </w:drawing>
      </w:r>
      <w:commentRangeEnd w:id="228"/>
      <w:r w:rsidR="00FF3274">
        <w:rPr>
          <w:rStyle w:val="CommentReference"/>
        </w:rPr>
        <w:commentReference w:id="228"/>
      </w:r>
      <w:commentRangeEnd w:id="229"/>
      <w:r w:rsidR="002E43DE">
        <w:rPr>
          <w:rStyle w:val="CommentReference"/>
        </w:rPr>
        <w:commentReference w:id="229"/>
      </w:r>
    </w:p>
    <w:p w14:paraId="1540BF97" w14:textId="6C73D7D4" w:rsidR="007166A1" w:rsidRPr="00EA700F" w:rsidRDefault="007166A1" w:rsidP="00A22B81">
      <w:pPr>
        <w:pStyle w:val="Caption"/>
        <w:spacing w:line="360" w:lineRule="auto"/>
        <w:jc w:val="both"/>
        <w:rPr>
          <w:sz w:val="22"/>
          <w:szCs w:val="22"/>
        </w:rPr>
      </w:pPr>
      <w:r w:rsidRPr="00EA700F">
        <w:rPr>
          <w:sz w:val="22"/>
          <w:szCs w:val="22"/>
        </w:rPr>
        <w:t xml:space="preserve">Figure </w:t>
      </w:r>
      <w:r w:rsidRPr="00EA700F">
        <w:rPr>
          <w:sz w:val="22"/>
          <w:szCs w:val="22"/>
        </w:rPr>
        <w:fldChar w:fldCharType="begin"/>
      </w:r>
      <w:r w:rsidRPr="00EA700F">
        <w:rPr>
          <w:sz w:val="22"/>
          <w:szCs w:val="22"/>
        </w:rPr>
        <w:instrText xml:space="preserve"> SEQ Figure \* ARABIC </w:instrText>
      </w:r>
      <w:r w:rsidRPr="00EA700F">
        <w:rPr>
          <w:sz w:val="22"/>
          <w:szCs w:val="22"/>
        </w:rPr>
        <w:fldChar w:fldCharType="separate"/>
      </w:r>
      <w:r w:rsidR="00335320" w:rsidRPr="00EA700F">
        <w:rPr>
          <w:noProof/>
          <w:sz w:val="22"/>
          <w:szCs w:val="22"/>
        </w:rPr>
        <w:t>1</w:t>
      </w:r>
      <w:r w:rsidRPr="00EA700F">
        <w:rPr>
          <w:sz w:val="22"/>
          <w:szCs w:val="22"/>
        </w:rPr>
        <w:fldChar w:fldCharType="end"/>
      </w:r>
      <w:r w:rsidRPr="00EA700F">
        <w:rPr>
          <w:sz w:val="22"/>
          <w:szCs w:val="22"/>
        </w:rPr>
        <w:t xml:space="preserve">. </w:t>
      </w:r>
      <w:r w:rsidR="0085737E">
        <w:rPr>
          <w:sz w:val="22"/>
          <w:szCs w:val="22"/>
        </w:rPr>
        <w:t>Location of fifteen field study sites across south-eastern Australia</w:t>
      </w:r>
      <w:ins w:id="230" w:author="Michelle Leishman" w:date="2014-04-08T15:48:00Z">
        <w:r w:rsidR="009C2AD8">
          <w:rPr>
            <w:sz w:val="22"/>
            <w:szCs w:val="22"/>
          </w:rPr>
          <w:t xml:space="preserve"> chosen to represent the three major hydrological classes of SE </w:t>
        </w:r>
        <w:commentRangeStart w:id="231"/>
        <w:r w:rsidR="009C2AD8">
          <w:rPr>
            <w:sz w:val="22"/>
            <w:szCs w:val="22"/>
          </w:rPr>
          <w:t>Australia</w:t>
        </w:r>
      </w:ins>
      <w:commentRangeEnd w:id="231"/>
      <w:ins w:id="232" w:author="Michelle Leishman" w:date="2014-04-08T15:49:00Z">
        <w:r w:rsidR="009C2AD8">
          <w:rPr>
            <w:rStyle w:val="CommentReference"/>
            <w:i w:val="0"/>
            <w:iCs w:val="0"/>
            <w:color w:val="auto"/>
          </w:rPr>
          <w:commentReference w:id="231"/>
        </w:r>
      </w:ins>
      <w:r w:rsidR="00EF3710">
        <w:rPr>
          <w:sz w:val="22"/>
          <w:szCs w:val="22"/>
        </w:rPr>
        <w:t>.</w:t>
      </w:r>
    </w:p>
    <w:p w14:paraId="20EA697E" w14:textId="07FA4983" w:rsidR="007166A1" w:rsidRPr="00EA700F" w:rsidRDefault="00B634E6" w:rsidP="00A22B81">
      <w:pPr>
        <w:autoSpaceDE w:val="0"/>
        <w:autoSpaceDN w:val="0"/>
        <w:adjustRightInd w:val="0"/>
        <w:spacing w:after="0" w:line="360" w:lineRule="auto"/>
        <w:jc w:val="both"/>
      </w:pPr>
      <w:r w:rsidRPr="00EA700F">
        <w:t>Gauged locations were selected that had &gt;15 years of associated continuous hydrological data, and an absence of flow regulation, significant water extrac</w:t>
      </w:r>
      <w:r w:rsidR="0085737E">
        <w:t>tion or catchment urbanisation, following Kennard et al. (</w:t>
      </w:r>
      <w:r w:rsidRPr="00EA700F">
        <w:t>2010). To minimise signals associated with human land-use</w:t>
      </w:r>
      <w:ins w:id="233" w:author="Dr Kirstie Fryirs" w:date="2014-04-02T14:10:00Z">
        <w:r w:rsidR="00FF3274">
          <w:t xml:space="preserve"> and river type</w:t>
        </w:r>
      </w:ins>
      <w:r w:rsidRPr="00EA700F">
        <w:t xml:space="preserve">, the following further criteria were used to shortlist possible study sites: </w:t>
      </w:r>
      <w:ins w:id="234" w:author="Dr Kirstie Fryirs" w:date="2014-04-02T14:10:00Z">
        <w:r w:rsidR="00FF3274">
          <w:t xml:space="preserve">all were partly confined valleys </w:t>
        </w:r>
        <w:r w:rsidR="00FF3274">
          <w:lastRenderedPageBreak/>
          <w:t xml:space="preserve">with discontinuous floodplain pocket River Styles (c.f. Brierley and </w:t>
        </w:r>
        <w:proofErr w:type="spellStart"/>
        <w:r w:rsidR="00FF3274">
          <w:t>Fryirs</w:t>
        </w:r>
        <w:proofErr w:type="spellEnd"/>
        <w:r w:rsidR="00FF3274">
          <w:t>, 2005)</w:t>
        </w:r>
      </w:ins>
      <w:ins w:id="235" w:author="Dr Kirstie Fryirs" w:date="2014-04-02T14:11:00Z">
        <w:r w:rsidR="00810634">
          <w:t xml:space="preserve">, had an </w:t>
        </w:r>
      </w:ins>
      <w:r w:rsidRPr="00EA700F">
        <w:t xml:space="preserve">intact native riparian vegetation cover (a band of native riparian vegetation extending &gt;15 m from </w:t>
      </w:r>
      <w:commentRangeStart w:id="236"/>
      <w:r w:rsidRPr="00EA700F">
        <w:t>the</w:t>
      </w:r>
      <w:commentRangeEnd w:id="236"/>
      <w:r w:rsidR="00810634">
        <w:rPr>
          <w:rStyle w:val="CommentReference"/>
        </w:rPr>
        <w:commentReference w:id="236"/>
      </w:r>
      <w:r w:rsidRPr="00EA700F">
        <w:t xml:space="preserve"> channel edge), </w:t>
      </w:r>
      <w:commentRangeStart w:id="237"/>
      <w:del w:id="238" w:author="Dr Kirstie Fryirs" w:date="2014-04-02T14:11:00Z">
        <w:r w:rsidRPr="00EA700F" w:rsidDel="00FF3274">
          <w:delText xml:space="preserve">natural </w:delText>
        </w:r>
      </w:del>
      <w:commentRangeEnd w:id="237"/>
      <w:r w:rsidR="00FF3274">
        <w:rPr>
          <w:rStyle w:val="CommentReference"/>
        </w:rPr>
        <w:commentReference w:id="237"/>
      </w:r>
      <w:ins w:id="239" w:author="Dr Kirstie Fryirs" w:date="2014-04-02T14:11:00Z">
        <w:r w:rsidR="00FF3274">
          <w:t>were in good</w:t>
        </w:r>
        <w:r w:rsidR="00FF3274" w:rsidRPr="00EA700F">
          <w:t xml:space="preserve"> </w:t>
        </w:r>
      </w:ins>
      <w:r w:rsidRPr="00EA700F">
        <w:t xml:space="preserve">geomorphic condition (lack of significant human-induced erosional or depositional landforms), </w:t>
      </w:r>
      <w:del w:id="240" w:author="Dr Kirstie Fryirs" w:date="2014-04-02T14:13:00Z">
        <w:r w:rsidRPr="00EA700F" w:rsidDel="00810634">
          <w:delText xml:space="preserve">and </w:delText>
        </w:r>
      </w:del>
      <w:r w:rsidRPr="00EA700F">
        <w:t xml:space="preserve">minimal </w:t>
      </w:r>
      <w:del w:id="241" w:author="Dr Kirstie Fryirs" w:date="2014-04-02T14:12:00Z">
        <w:r w:rsidRPr="00EA700F" w:rsidDel="00810634">
          <w:delText xml:space="preserve">catchment </w:delText>
        </w:r>
      </w:del>
      <w:ins w:id="242" w:author="Dr Kirstie Fryirs" w:date="2014-04-02T14:12:00Z">
        <w:r w:rsidR="00810634">
          <w:t>vegetation</w:t>
        </w:r>
        <w:r w:rsidR="00810634" w:rsidRPr="00EA700F">
          <w:t xml:space="preserve"> </w:t>
        </w:r>
      </w:ins>
      <w:r w:rsidRPr="00EA700F">
        <w:t>clearing (catchment predominantly covered by native vegetation)</w:t>
      </w:r>
      <w:ins w:id="243" w:author="Dr Kirstie Fryirs" w:date="2014-04-02T14:12:00Z">
        <w:r w:rsidR="00810634">
          <w:t xml:space="preserve"> and occurred in </w:t>
        </w:r>
      </w:ins>
      <w:ins w:id="244" w:author="Michelle Leishman" w:date="2014-04-08T15:52:00Z">
        <w:r w:rsidR="00AE6B7B">
          <w:t xml:space="preserve">a </w:t>
        </w:r>
      </w:ins>
      <w:ins w:id="245" w:author="Dr Kirstie Fryirs" w:date="2014-04-02T14:12:00Z">
        <w:r w:rsidR="00810634">
          <w:t>catchment smaller than</w:t>
        </w:r>
      </w:ins>
      <w:ins w:id="246" w:author="Dr Kirstie Fryirs" w:date="2014-04-02T14:13:00Z">
        <w:r w:rsidR="00810634">
          <w:t xml:space="preserve"> </w:t>
        </w:r>
        <w:r w:rsidR="00810634" w:rsidRPr="00EA700F">
          <w:t>1000 km</w:t>
        </w:r>
        <w:r w:rsidR="00810634" w:rsidRPr="00EA700F">
          <w:rPr>
            <w:vertAlign w:val="superscript"/>
          </w:rPr>
          <w:t>2</w:t>
        </w:r>
      </w:ins>
      <w:ins w:id="247" w:author="Dr Kirstie Fryirs" w:date="2014-04-02T14:12:00Z">
        <w:r w:rsidR="00810634">
          <w:t xml:space="preserve"> </w:t>
        </w:r>
      </w:ins>
      <w:r w:rsidRPr="00EA700F">
        <w:t xml:space="preserve">. These criteria were assessed using a combination of visual inspection of satellite photography (Google Earth, Microsoft Bing), </w:t>
      </w:r>
      <w:ins w:id="248" w:author="Dr Kirstie Fryirs" w:date="2014-04-02T14:13:00Z">
        <w:r w:rsidR="00810634">
          <w:t xml:space="preserve">and </w:t>
        </w:r>
      </w:ins>
      <w:r w:rsidRPr="00EA700F">
        <w:t>information from the NSW Riparian Vegetation Extent dataset and the NSW Office of Water River Styles® geospatial dataset (</w:t>
      </w:r>
      <w:r w:rsidRPr="00EA700F">
        <w:rPr>
          <w:rFonts w:cs="Helvetica"/>
        </w:rPr>
        <w:t xml:space="preserve">NSW Office of Water, Department of Primary </w:t>
      </w:r>
      <w:commentRangeStart w:id="249"/>
      <w:r w:rsidRPr="00EA700F">
        <w:rPr>
          <w:rFonts w:cs="Helvetica"/>
        </w:rPr>
        <w:t>Industries</w:t>
      </w:r>
      <w:commentRangeEnd w:id="249"/>
      <w:r w:rsidR="00AE6B7B">
        <w:rPr>
          <w:rStyle w:val="CommentReference"/>
        </w:rPr>
        <w:commentReference w:id="249"/>
      </w:r>
      <w:r w:rsidRPr="00EA700F">
        <w:rPr>
          <w:rFonts w:cs="Helvetica"/>
        </w:rPr>
        <w:t>)</w:t>
      </w:r>
      <w:r w:rsidRPr="00EA700F">
        <w:t xml:space="preserve">. </w:t>
      </w:r>
      <w:del w:id="250" w:author="Dr Kirstie Fryirs" w:date="2014-04-02T14:13:00Z">
        <w:r w:rsidRPr="00EA700F" w:rsidDel="00810634">
          <w:delText>Large rivers with catchment area &gt;1000 km</w:delText>
        </w:r>
        <w:r w:rsidRPr="00EA700F" w:rsidDel="00810634">
          <w:rPr>
            <w:vertAlign w:val="superscript"/>
          </w:rPr>
          <w:delText>2</w:delText>
        </w:r>
        <w:r w:rsidRPr="00EA700F" w:rsidDel="00810634">
          <w:delText xml:space="preserve"> were </w:delText>
        </w:r>
        <w:r w:rsidR="0085737E" w:rsidDel="00810634">
          <w:delText>also</w:delText>
        </w:r>
        <w:r w:rsidRPr="00EA700F" w:rsidDel="00810634">
          <w:delText xml:space="preserve"> removed</w:delText>
        </w:r>
        <w:r w:rsidR="0085737E" w:rsidDel="00810634">
          <w:delText xml:space="preserve"> from consideration</w:delText>
        </w:r>
        <w:r w:rsidRPr="00EA700F" w:rsidDel="00810634">
          <w:delText xml:space="preserve">. </w:delText>
        </w:r>
      </w:del>
      <w:r w:rsidRPr="00EA700F">
        <w:t xml:space="preserve">To select the 15 study sites from this shortlist, accessibility by road, permission from state or private landholders, and proximity of accessible areas to continuous hydrological monitoring stations were </w:t>
      </w:r>
      <w:del w:id="251" w:author="Michelle Leishman" w:date="2014-04-08T15:53:00Z">
        <w:r w:rsidRPr="00EA700F" w:rsidDel="00AE6B7B">
          <w:delText>considered</w:delText>
        </w:r>
      </w:del>
      <w:ins w:id="252" w:author="Michelle Leishman" w:date="2014-04-08T15:53:00Z">
        <w:r w:rsidR="00AE6B7B">
          <w:t>taken into account</w:t>
        </w:r>
      </w:ins>
      <w:r w:rsidRPr="00EA700F">
        <w:t xml:space="preserve">. </w:t>
      </w:r>
    </w:p>
    <w:p w14:paraId="73905FE0" w14:textId="77777777" w:rsidR="007137EA" w:rsidRPr="00EA700F" w:rsidRDefault="007137EA" w:rsidP="00A22B81">
      <w:pPr>
        <w:autoSpaceDE w:val="0"/>
        <w:autoSpaceDN w:val="0"/>
        <w:adjustRightInd w:val="0"/>
        <w:spacing w:after="0" w:line="360" w:lineRule="auto"/>
        <w:jc w:val="both"/>
      </w:pPr>
    </w:p>
    <w:p w14:paraId="7EADD1DD" w14:textId="77777777" w:rsidR="00B634E6" w:rsidRPr="00EA700F" w:rsidRDefault="00B634E6" w:rsidP="00A22B81">
      <w:pPr>
        <w:spacing w:line="360" w:lineRule="auto"/>
        <w:jc w:val="both"/>
        <w:rPr>
          <w:b/>
        </w:rPr>
      </w:pPr>
      <w:r w:rsidRPr="00EA700F">
        <w:rPr>
          <w:b/>
        </w:rPr>
        <w:t>Species abundance and trait data collection</w:t>
      </w:r>
    </w:p>
    <w:p w14:paraId="6D58F635" w14:textId="3A7944A6" w:rsidR="00B634E6" w:rsidRPr="00810634" w:rsidRDefault="00B634E6" w:rsidP="00A22B81">
      <w:pPr>
        <w:shd w:val="clear" w:color="auto" w:fill="FFFFFF"/>
        <w:spacing w:after="0" w:line="360" w:lineRule="auto"/>
        <w:jc w:val="both"/>
        <w:rPr>
          <w:rFonts w:eastAsia="Times New Roman" w:cs="Arial"/>
          <w:lang w:eastAsia="en-AU"/>
          <w:rPrChange w:id="253" w:author="Dr Kirstie Fryirs" w:date="2014-04-02T14:13:00Z">
            <w:rPr>
              <w:rFonts w:eastAsia="Times New Roman" w:cs="Arial"/>
              <w:color w:val="222222"/>
              <w:lang w:eastAsia="en-AU"/>
            </w:rPr>
          </w:rPrChange>
        </w:rPr>
      </w:pPr>
      <w:r w:rsidRPr="00810634">
        <w:rPr>
          <w:rFonts w:eastAsia="Times New Roman" w:cs="Arial"/>
          <w:lang w:eastAsia="en-AU"/>
          <w:rPrChange w:id="254" w:author="Dr Kirstie Fryirs" w:date="2014-04-02T14:13:00Z">
            <w:rPr>
              <w:rFonts w:eastAsia="Times New Roman" w:cs="Arial"/>
              <w:color w:val="222222"/>
              <w:lang w:eastAsia="en-AU"/>
            </w:rPr>
          </w:rPrChange>
        </w:rPr>
        <w:t xml:space="preserve">Data collection was undertaken between December 2012 and May 2013. At each site, a 10 m by 50 m plot was marked out, with the longest </w:t>
      </w:r>
      <w:r w:rsidR="0085737E" w:rsidRPr="00810634">
        <w:rPr>
          <w:rFonts w:eastAsia="Times New Roman" w:cs="Arial"/>
          <w:lang w:eastAsia="en-AU"/>
          <w:rPrChange w:id="255" w:author="Dr Kirstie Fryirs" w:date="2014-04-02T14:13:00Z">
            <w:rPr>
              <w:rFonts w:eastAsia="Times New Roman" w:cs="Arial"/>
              <w:color w:val="222222"/>
              <w:lang w:eastAsia="en-AU"/>
            </w:rPr>
          </w:rPrChange>
        </w:rPr>
        <w:t>edge</w:t>
      </w:r>
      <w:r w:rsidRPr="00810634">
        <w:rPr>
          <w:rFonts w:eastAsia="Times New Roman" w:cs="Arial"/>
          <w:lang w:eastAsia="en-AU"/>
          <w:rPrChange w:id="256" w:author="Dr Kirstie Fryirs" w:date="2014-04-02T14:13:00Z">
            <w:rPr>
              <w:rFonts w:eastAsia="Times New Roman" w:cs="Arial"/>
              <w:color w:val="222222"/>
              <w:lang w:eastAsia="en-AU"/>
            </w:rPr>
          </w:rPrChange>
        </w:rPr>
        <w:t xml:space="preserve"> abutting the channel edge. Criteria for selection of plot locations were: geomorphic homogeneity (the plot comprising only sloping bank where possible) and lack of anthropogenic disturbance such as built structures, roads or tracks, recent logging or clearing (in the last 20-30 years), herbicide spraying or animal grazing. </w:t>
      </w:r>
    </w:p>
    <w:p w14:paraId="08EA30E4" w14:textId="77777777" w:rsidR="00B634E6" w:rsidRPr="00810634" w:rsidRDefault="00B634E6" w:rsidP="00A22B81">
      <w:pPr>
        <w:shd w:val="clear" w:color="auto" w:fill="FFFFFF"/>
        <w:spacing w:after="0" w:line="360" w:lineRule="auto"/>
        <w:jc w:val="both"/>
        <w:rPr>
          <w:rFonts w:eastAsia="Times New Roman" w:cs="Arial"/>
          <w:lang w:eastAsia="en-AU"/>
          <w:rPrChange w:id="257" w:author="Dr Kirstie Fryirs" w:date="2014-04-02T14:13:00Z">
            <w:rPr>
              <w:rFonts w:eastAsia="Times New Roman" w:cs="Arial"/>
              <w:color w:val="222222"/>
              <w:lang w:eastAsia="en-AU"/>
            </w:rPr>
          </w:rPrChange>
        </w:rPr>
      </w:pPr>
    </w:p>
    <w:p w14:paraId="1B624205" w14:textId="675644CC" w:rsidR="00B634E6" w:rsidRPr="00810634" w:rsidRDefault="00B634E6" w:rsidP="00A22B81">
      <w:pPr>
        <w:shd w:val="clear" w:color="auto" w:fill="FFFFFF"/>
        <w:spacing w:after="0" w:line="360" w:lineRule="auto"/>
        <w:jc w:val="both"/>
        <w:rPr>
          <w:rFonts w:eastAsia="Times New Roman" w:cs="Arial"/>
          <w:lang w:eastAsia="en-AU"/>
          <w:rPrChange w:id="258" w:author="Dr Kirstie Fryirs" w:date="2014-04-02T14:13:00Z">
            <w:rPr>
              <w:rFonts w:eastAsia="Times New Roman" w:cs="Arial"/>
              <w:color w:val="222222"/>
              <w:lang w:eastAsia="en-AU"/>
            </w:rPr>
          </w:rPrChange>
        </w:rPr>
      </w:pPr>
      <w:r w:rsidRPr="00810634">
        <w:rPr>
          <w:rFonts w:eastAsia="Times New Roman" w:cs="Arial"/>
          <w:lang w:eastAsia="en-AU"/>
          <w:rPrChange w:id="259" w:author="Dr Kirstie Fryirs" w:date="2014-04-02T14:13:00Z">
            <w:rPr>
              <w:rFonts w:eastAsia="Times New Roman" w:cs="Arial"/>
              <w:color w:val="222222"/>
              <w:lang w:eastAsia="en-AU"/>
            </w:rPr>
          </w:rPrChange>
        </w:rPr>
        <w:t xml:space="preserve">Proportional cover of woody vegetation was assessed </w:t>
      </w:r>
      <w:del w:id="260" w:author="Michelle Leishman" w:date="2014-04-08T15:54:00Z">
        <w:r w:rsidRPr="00810634" w:rsidDel="00AE6B7B">
          <w:rPr>
            <w:rFonts w:eastAsia="Times New Roman" w:cs="Arial"/>
            <w:lang w:eastAsia="en-AU"/>
            <w:rPrChange w:id="261" w:author="Dr Kirstie Fryirs" w:date="2014-04-02T14:13:00Z">
              <w:rPr>
                <w:rFonts w:eastAsia="Times New Roman" w:cs="Arial"/>
                <w:color w:val="222222"/>
                <w:lang w:eastAsia="en-AU"/>
              </w:rPr>
            </w:rPrChange>
          </w:rPr>
          <w:delText>at three levels</w:delText>
        </w:r>
      </w:del>
      <w:ins w:id="262" w:author="Michelle Leishman" w:date="2014-04-08T15:54:00Z">
        <w:r w:rsidR="00AE6B7B">
          <w:rPr>
            <w:rFonts w:eastAsia="Times New Roman" w:cs="Arial"/>
            <w:lang w:eastAsia="en-AU"/>
          </w:rPr>
          <w:t>for three strata</w:t>
        </w:r>
      </w:ins>
      <w:r w:rsidRPr="00810634">
        <w:rPr>
          <w:rFonts w:eastAsia="Times New Roman" w:cs="Arial"/>
          <w:lang w:eastAsia="en-AU"/>
          <w:rPrChange w:id="263" w:author="Dr Kirstie Fryirs" w:date="2014-04-02T14:13:00Z">
            <w:rPr>
              <w:rFonts w:eastAsia="Times New Roman" w:cs="Arial"/>
              <w:color w:val="222222"/>
              <w:lang w:eastAsia="en-AU"/>
            </w:rPr>
          </w:rPrChange>
        </w:rPr>
        <w:t xml:space="preserve">: shrub (1-4 m), </w:t>
      </w:r>
      <w:proofErr w:type="spellStart"/>
      <w:r w:rsidRPr="00810634">
        <w:rPr>
          <w:rFonts w:eastAsia="Times New Roman" w:cs="Arial"/>
          <w:lang w:eastAsia="en-AU"/>
          <w:rPrChange w:id="264" w:author="Dr Kirstie Fryirs" w:date="2014-04-02T14:13:00Z">
            <w:rPr>
              <w:rFonts w:eastAsia="Times New Roman" w:cs="Arial"/>
              <w:color w:val="222222"/>
              <w:lang w:eastAsia="en-AU"/>
            </w:rPr>
          </w:rPrChange>
        </w:rPr>
        <w:t>subcanopy</w:t>
      </w:r>
      <w:proofErr w:type="spellEnd"/>
      <w:r w:rsidRPr="00810634">
        <w:rPr>
          <w:rFonts w:eastAsia="Times New Roman" w:cs="Arial"/>
          <w:lang w:eastAsia="en-AU"/>
          <w:rPrChange w:id="265" w:author="Dr Kirstie Fryirs" w:date="2014-04-02T14:13:00Z">
            <w:rPr>
              <w:rFonts w:eastAsia="Times New Roman" w:cs="Arial"/>
              <w:color w:val="222222"/>
              <w:lang w:eastAsia="en-AU"/>
            </w:rPr>
          </w:rPrChange>
        </w:rPr>
        <w:t xml:space="preserve"> (4-8 m) and canopy (&gt;8 m). Species were identified using appropriate field guides, and were verified against </w:t>
      </w:r>
      <w:del w:id="266" w:author="Dr Kirstie Fryirs" w:date="2014-04-02T14:13:00Z">
        <w:r w:rsidRPr="00810634" w:rsidDel="00810634">
          <w:rPr>
            <w:rFonts w:eastAsia="Times New Roman" w:cs="Arial"/>
            <w:lang w:eastAsia="en-AU"/>
            <w:rPrChange w:id="267" w:author="Dr Kirstie Fryirs" w:date="2014-04-02T14:13:00Z">
              <w:rPr>
                <w:rFonts w:eastAsia="Times New Roman" w:cs="Arial"/>
                <w:color w:val="222222"/>
                <w:lang w:eastAsia="en-AU"/>
              </w:rPr>
            </w:rPrChange>
          </w:rPr>
          <w:delText xml:space="preserve">herbarium </w:delText>
        </w:r>
      </w:del>
      <w:r w:rsidRPr="00810634">
        <w:rPr>
          <w:rFonts w:eastAsia="Times New Roman" w:cs="Arial"/>
          <w:lang w:eastAsia="en-AU"/>
          <w:rPrChange w:id="268" w:author="Dr Kirstie Fryirs" w:date="2014-04-02T14:13:00Z">
            <w:rPr>
              <w:rFonts w:eastAsia="Times New Roman" w:cs="Arial"/>
              <w:color w:val="222222"/>
              <w:lang w:eastAsia="en-AU"/>
            </w:rPr>
          </w:rPrChange>
        </w:rPr>
        <w:t>specimens at the Macquarie University Herbarium</w:t>
      </w:r>
      <w:del w:id="269" w:author="Michelle Leishman" w:date="2014-04-08T15:55:00Z">
        <w:r w:rsidRPr="00810634" w:rsidDel="00AE6B7B">
          <w:rPr>
            <w:rFonts w:eastAsia="Times New Roman" w:cs="Arial"/>
            <w:lang w:eastAsia="en-AU"/>
            <w:rPrChange w:id="270" w:author="Dr Kirstie Fryirs" w:date="2014-04-02T14:13:00Z">
              <w:rPr>
                <w:rFonts w:eastAsia="Times New Roman" w:cs="Arial"/>
                <w:color w:val="222222"/>
                <w:lang w:eastAsia="en-AU"/>
              </w:rPr>
            </w:rPrChange>
          </w:rPr>
          <w:delText>. Hard to identify</w:delText>
        </w:r>
      </w:del>
      <w:ins w:id="271" w:author="Dr Kirstie Fryirs" w:date="2014-04-02T14:13:00Z">
        <w:del w:id="272" w:author="Michelle Leishman" w:date="2014-04-08T15:55:00Z">
          <w:r w:rsidR="00810634" w:rsidDel="00AE6B7B">
            <w:rPr>
              <w:rFonts w:eastAsia="Times New Roman" w:cs="Arial"/>
              <w:lang w:eastAsia="en-AU"/>
            </w:rPr>
            <w:delText>Some</w:delText>
          </w:r>
        </w:del>
      </w:ins>
      <w:del w:id="273" w:author="Michelle Leishman" w:date="2014-04-08T15:55:00Z">
        <w:r w:rsidRPr="00810634" w:rsidDel="00AE6B7B">
          <w:rPr>
            <w:rFonts w:eastAsia="Times New Roman" w:cs="Arial"/>
            <w:lang w:eastAsia="en-AU"/>
            <w:rPrChange w:id="274" w:author="Dr Kirstie Fryirs" w:date="2014-04-02T14:13:00Z">
              <w:rPr>
                <w:rFonts w:eastAsia="Times New Roman" w:cs="Arial"/>
                <w:color w:val="222222"/>
                <w:lang w:eastAsia="en-AU"/>
              </w:rPr>
            </w:rPrChange>
          </w:rPr>
          <w:delText xml:space="preserve"> specimens were identifie</w:delText>
        </w:r>
      </w:del>
      <w:ins w:id="275" w:author="Michelle Leishman" w:date="2014-04-08T15:55:00Z">
        <w:r w:rsidR="00AE6B7B">
          <w:rPr>
            <w:rFonts w:eastAsia="Times New Roman" w:cs="Arial"/>
            <w:lang w:eastAsia="en-AU"/>
          </w:rPr>
          <w:t xml:space="preserve"> or </w:t>
        </w:r>
      </w:ins>
      <w:del w:id="276" w:author="Michelle Leishman" w:date="2014-04-08T15:55:00Z">
        <w:r w:rsidRPr="00810634" w:rsidDel="00AE6B7B">
          <w:rPr>
            <w:rFonts w:eastAsia="Times New Roman" w:cs="Arial"/>
            <w:lang w:eastAsia="en-AU"/>
            <w:rPrChange w:id="277" w:author="Dr Kirstie Fryirs" w:date="2014-04-02T14:13:00Z">
              <w:rPr>
                <w:rFonts w:eastAsia="Times New Roman" w:cs="Arial"/>
                <w:color w:val="222222"/>
                <w:lang w:eastAsia="en-AU"/>
              </w:rPr>
            </w:rPrChange>
          </w:rPr>
          <w:delText>d</w:delText>
        </w:r>
      </w:del>
      <w:r w:rsidRPr="00810634">
        <w:rPr>
          <w:rFonts w:eastAsia="Times New Roman" w:cs="Arial"/>
          <w:lang w:eastAsia="en-AU"/>
          <w:rPrChange w:id="278" w:author="Dr Kirstie Fryirs" w:date="2014-04-02T14:13:00Z">
            <w:rPr>
              <w:rFonts w:eastAsia="Times New Roman" w:cs="Arial"/>
              <w:color w:val="222222"/>
              <w:lang w:eastAsia="en-AU"/>
            </w:rPr>
          </w:rPrChange>
        </w:rPr>
        <w:t xml:space="preserve"> by staff at the Royal Botanic Gardens, Sydney. </w:t>
      </w:r>
    </w:p>
    <w:p w14:paraId="0E60DE90" w14:textId="0D8F8C5A" w:rsidR="00E665A9" w:rsidRPr="00810634" w:rsidRDefault="00B634E6" w:rsidP="00A22B81">
      <w:pPr>
        <w:pStyle w:val="Heading1"/>
        <w:shd w:val="clear" w:color="auto" w:fill="FFFFFF"/>
        <w:spacing w:before="240" w:beforeAutospacing="0" w:after="240" w:afterAutospacing="0" w:line="360" w:lineRule="auto"/>
        <w:jc w:val="both"/>
        <w:rPr>
          <w:rFonts w:asciiTheme="minorHAnsi" w:hAnsiTheme="minorHAnsi"/>
          <w:sz w:val="22"/>
          <w:szCs w:val="22"/>
        </w:rPr>
      </w:pPr>
      <w:r w:rsidRPr="00810634">
        <w:rPr>
          <w:rFonts w:asciiTheme="minorHAnsi" w:hAnsiTheme="minorHAnsi" w:cs="Arial"/>
          <w:b w:val="0"/>
          <w:bCs w:val="0"/>
          <w:sz w:val="22"/>
          <w:szCs w:val="22"/>
          <w:rPrChange w:id="279" w:author="Dr Kirstie Fryirs" w:date="2014-04-02T14:13:00Z">
            <w:rPr>
              <w:rFonts w:asciiTheme="minorHAnsi" w:hAnsiTheme="minorHAnsi" w:cs="Arial"/>
              <w:b w:val="0"/>
              <w:bCs w:val="0"/>
              <w:color w:val="222222"/>
              <w:sz w:val="22"/>
              <w:szCs w:val="22"/>
            </w:rPr>
          </w:rPrChange>
        </w:rPr>
        <w:t xml:space="preserve">Wood samples were collected from dominant woody species present within the plot at &gt;5% cover in shrub, sub canopy or canopy strata, and which had trunks robust enough to core. </w:t>
      </w:r>
      <w:ins w:id="280" w:author="Michelle Leishman" w:date="2014-04-08T15:56:00Z">
        <w:r w:rsidR="00AE6B7B">
          <w:rPr>
            <w:rFonts w:asciiTheme="minorHAnsi" w:hAnsiTheme="minorHAnsi" w:cs="Arial"/>
            <w:b w:val="0"/>
            <w:bCs w:val="0"/>
            <w:sz w:val="22"/>
            <w:szCs w:val="22"/>
          </w:rPr>
          <w:t xml:space="preserve">A </w:t>
        </w:r>
      </w:ins>
      <w:r w:rsidR="0085737E" w:rsidRPr="00810634">
        <w:rPr>
          <w:rFonts w:asciiTheme="minorHAnsi" w:hAnsiTheme="minorHAnsi" w:cs="Arial"/>
          <w:b w:val="0"/>
          <w:bCs w:val="0"/>
          <w:sz w:val="22"/>
          <w:szCs w:val="22"/>
          <w:rPrChange w:id="281" w:author="Dr Kirstie Fryirs" w:date="2014-04-02T14:13:00Z">
            <w:rPr>
              <w:rFonts w:asciiTheme="minorHAnsi" w:hAnsiTheme="minorHAnsi" w:cs="Arial"/>
              <w:b w:val="0"/>
              <w:bCs w:val="0"/>
              <w:color w:val="222222"/>
              <w:sz w:val="22"/>
              <w:szCs w:val="22"/>
            </w:rPr>
          </w:rPrChange>
        </w:rPr>
        <w:t>100 mm wood sample</w:t>
      </w:r>
      <w:del w:id="282" w:author="Michelle Leishman" w:date="2014-04-08T15:56:00Z">
        <w:r w:rsidR="0085737E" w:rsidRPr="00810634" w:rsidDel="00AE6B7B">
          <w:rPr>
            <w:rFonts w:asciiTheme="minorHAnsi" w:hAnsiTheme="minorHAnsi" w:cs="Arial"/>
            <w:b w:val="0"/>
            <w:bCs w:val="0"/>
            <w:sz w:val="22"/>
            <w:szCs w:val="22"/>
            <w:rPrChange w:id="283" w:author="Dr Kirstie Fryirs" w:date="2014-04-02T14:13:00Z">
              <w:rPr>
                <w:rFonts w:asciiTheme="minorHAnsi" w:hAnsiTheme="minorHAnsi" w:cs="Arial"/>
                <w:b w:val="0"/>
                <w:bCs w:val="0"/>
                <w:color w:val="222222"/>
                <w:sz w:val="22"/>
                <w:szCs w:val="22"/>
              </w:rPr>
            </w:rPrChange>
          </w:rPr>
          <w:delText>s</w:delText>
        </w:r>
      </w:del>
      <w:r w:rsidR="0085737E" w:rsidRPr="00810634">
        <w:rPr>
          <w:rFonts w:asciiTheme="minorHAnsi" w:hAnsiTheme="minorHAnsi" w:cs="Arial"/>
          <w:b w:val="0"/>
          <w:bCs w:val="0"/>
          <w:sz w:val="22"/>
          <w:szCs w:val="22"/>
          <w:rPrChange w:id="284" w:author="Dr Kirstie Fryirs" w:date="2014-04-02T14:13:00Z">
            <w:rPr>
              <w:rFonts w:asciiTheme="minorHAnsi" w:hAnsiTheme="minorHAnsi" w:cs="Arial"/>
              <w:b w:val="0"/>
              <w:bCs w:val="0"/>
              <w:color w:val="222222"/>
              <w:sz w:val="22"/>
              <w:szCs w:val="22"/>
            </w:rPr>
          </w:rPrChange>
        </w:rPr>
        <w:t xml:space="preserve"> from each of two individuals per species </w:t>
      </w:r>
      <w:del w:id="285" w:author="Michelle Leishman" w:date="2014-04-08T15:56:00Z">
        <w:r w:rsidR="0085737E" w:rsidRPr="00810634" w:rsidDel="00AE6B7B">
          <w:rPr>
            <w:rFonts w:asciiTheme="minorHAnsi" w:hAnsiTheme="minorHAnsi" w:cs="Arial"/>
            <w:b w:val="0"/>
            <w:bCs w:val="0"/>
            <w:sz w:val="22"/>
            <w:szCs w:val="22"/>
            <w:rPrChange w:id="286" w:author="Dr Kirstie Fryirs" w:date="2014-04-02T14:13:00Z">
              <w:rPr>
                <w:rFonts w:asciiTheme="minorHAnsi" w:hAnsiTheme="minorHAnsi" w:cs="Arial"/>
                <w:b w:val="0"/>
                <w:bCs w:val="0"/>
                <w:color w:val="222222"/>
                <w:sz w:val="22"/>
                <w:szCs w:val="22"/>
              </w:rPr>
            </w:rPrChange>
          </w:rPr>
          <w:delText xml:space="preserve">were </w:delText>
        </w:r>
      </w:del>
      <w:ins w:id="287" w:author="Michelle Leishman" w:date="2014-04-08T15:56:00Z">
        <w:r w:rsidR="00AE6B7B">
          <w:rPr>
            <w:rFonts w:asciiTheme="minorHAnsi" w:hAnsiTheme="minorHAnsi" w:cs="Arial"/>
            <w:b w:val="0"/>
            <w:bCs w:val="0"/>
            <w:sz w:val="22"/>
            <w:szCs w:val="22"/>
          </w:rPr>
          <w:t>was</w:t>
        </w:r>
        <w:r w:rsidR="00AE6B7B" w:rsidRPr="00810634">
          <w:rPr>
            <w:rFonts w:asciiTheme="minorHAnsi" w:hAnsiTheme="minorHAnsi" w:cs="Arial"/>
            <w:b w:val="0"/>
            <w:bCs w:val="0"/>
            <w:sz w:val="22"/>
            <w:szCs w:val="22"/>
            <w:rPrChange w:id="288" w:author="Dr Kirstie Fryirs" w:date="2014-04-02T14:13:00Z">
              <w:rPr>
                <w:rFonts w:asciiTheme="minorHAnsi" w:hAnsiTheme="minorHAnsi" w:cs="Arial"/>
                <w:b w:val="0"/>
                <w:bCs w:val="0"/>
                <w:color w:val="222222"/>
                <w:sz w:val="22"/>
                <w:szCs w:val="22"/>
              </w:rPr>
            </w:rPrChange>
          </w:rPr>
          <w:t xml:space="preserve"> </w:t>
        </w:r>
      </w:ins>
      <w:r w:rsidR="0085737E" w:rsidRPr="00810634">
        <w:rPr>
          <w:rFonts w:asciiTheme="minorHAnsi" w:hAnsiTheme="minorHAnsi" w:cs="Arial"/>
          <w:b w:val="0"/>
          <w:bCs w:val="0"/>
          <w:sz w:val="22"/>
          <w:szCs w:val="22"/>
          <w:rPrChange w:id="289" w:author="Dr Kirstie Fryirs" w:date="2014-04-02T14:13:00Z">
            <w:rPr>
              <w:rFonts w:asciiTheme="minorHAnsi" w:hAnsiTheme="minorHAnsi" w:cs="Arial"/>
              <w:b w:val="0"/>
              <w:bCs w:val="0"/>
              <w:color w:val="222222"/>
              <w:sz w:val="22"/>
              <w:szCs w:val="22"/>
            </w:rPr>
          </w:rPrChange>
        </w:rPr>
        <w:t>extracted using a</w:t>
      </w:r>
      <w:r w:rsidRPr="00810634">
        <w:rPr>
          <w:rFonts w:asciiTheme="minorHAnsi" w:hAnsiTheme="minorHAnsi" w:cs="Arial"/>
          <w:b w:val="0"/>
          <w:bCs w:val="0"/>
          <w:sz w:val="22"/>
          <w:szCs w:val="22"/>
          <w:rPrChange w:id="290" w:author="Dr Kirstie Fryirs" w:date="2014-04-02T14:13:00Z">
            <w:rPr>
              <w:rFonts w:asciiTheme="minorHAnsi" w:hAnsiTheme="minorHAnsi" w:cs="Arial"/>
              <w:b w:val="0"/>
              <w:bCs w:val="0"/>
              <w:color w:val="222222"/>
              <w:sz w:val="22"/>
              <w:szCs w:val="22"/>
            </w:rPr>
          </w:rPrChange>
        </w:rPr>
        <w:t xml:space="preserve"> 5.15 mm diameter, triple threaded increment borer (</w:t>
      </w:r>
      <w:proofErr w:type="spellStart"/>
      <w:r w:rsidRPr="00810634">
        <w:rPr>
          <w:rFonts w:asciiTheme="minorHAnsi" w:hAnsiTheme="minorHAnsi" w:cs="Arial"/>
          <w:b w:val="0"/>
          <w:bCs w:val="0"/>
          <w:sz w:val="22"/>
          <w:szCs w:val="22"/>
          <w:rPrChange w:id="291" w:author="Dr Kirstie Fryirs" w:date="2014-04-02T14:13:00Z">
            <w:rPr>
              <w:rFonts w:asciiTheme="minorHAnsi" w:hAnsiTheme="minorHAnsi" w:cs="Arial"/>
              <w:b w:val="0"/>
              <w:bCs w:val="0"/>
              <w:color w:val="222222"/>
              <w:sz w:val="22"/>
              <w:szCs w:val="22"/>
            </w:rPr>
          </w:rPrChange>
        </w:rPr>
        <w:t>Hagl</w:t>
      </w:r>
      <w:r w:rsidRPr="00810634">
        <w:rPr>
          <w:rFonts w:asciiTheme="minorHAnsi" w:hAnsiTheme="minorHAnsi"/>
          <w:b w:val="0"/>
          <w:sz w:val="22"/>
          <w:szCs w:val="22"/>
          <w:rPrChange w:id="292" w:author="Dr Kirstie Fryirs" w:date="2014-04-02T14:13:00Z">
            <w:rPr>
              <w:rFonts w:asciiTheme="minorHAnsi" w:hAnsiTheme="minorHAnsi"/>
              <w:b w:val="0"/>
              <w:color w:val="2A343A"/>
              <w:sz w:val="22"/>
              <w:szCs w:val="22"/>
            </w:rPr>
          </w:rPrChange>
        </w:rPr>
        <w:t>ö</w:t>
      </w:r>
      <w:r w:rsidRPr="00810634">
        <w:rPr>
          <w:rFonts w:asciiTheme="minorHAnsi" w:hAnsiTheme="minorHAnsi" w:cs="Arial"/>
          <w:b w:val="0"/>
          <w:bCs w:val="0"/>
          <w:sz w:val="22"/>
          <w:szCs w:val="22"/>
          <w:rPrChange w:id="293" w:author="Dr Kirstie Fryirs" w:date="2014-04-02T14:13:00Z">
            <w:rPr>
              <w:rFonts w:asciiTheme="minorHAnsi" w:hAnsiTheme="minorHAnsi" w:cs="Arial"/>
              <w:b w:val="0"/>
              <w:bCs w:val="0"/>
              <w:color w:val="222222"/>
              <w:sz w:val="22"/>
              <w:szCs w:val="22"/>
            </w:rPr>
          </w:rPrChange>
        </w:rPr>
        <w:t>f</w:t>
      </w:r>
      <w:proofErr w:type="spellEnd"/>
      <w:r w:rsidRPr="00810634">
        <w:rPr>
          <w:rFonts w:asciiTheme="minorHAnsi" w:hAnsiTheme="minorHAnsi" w:cs="Arial"/>
          <w:b w:val="0"/>
          <w:bCs w:val="0"/>
          <w:sz w:val="22"/>
          <w:szCs w:val="22"/>
          <w:rPrChange w:id="294" w:author="Dr Kirstie Fryirs" w:date="2014-04-02T14:13:00Z">
            <w:rPr>
              <w:rFonts w:asciiTheme="minorHAnsi" w:hAnsiTheme="minorHAnsi" w:cs="Arial"/>
              <w:b w:val="0"/>
              <w:bCs w:val="0"/>
              <w:color w:val="222222"/>
              <w:sz w:val="22"/>
              <w:szCs w:val="22"/>
            </w:rPr>
          </w:rPrChange>
        </w:rPr>
        <w:t xml:space="preserve"> Sweden)</w:t>
      </w:r>
      <w:r w:rsidR="0085737E" w:rsidRPr="00810634">
        <w:rPr>
          <w:rFonts w:asciiTheme="minorHAnsi" w:hAnsiTheme="minorHAnsi" w:cs="Arial"/>
          <w:b w:val="0"/>
          <w:bCs w:val="0"/>
          <w:sz w:val="22"/>
          <w:szCs w:val="22"/>
          <w:rPrChange w:id="295" w:author="Dr Kirstie Fryirs" w:date="2014-04-02T14:13:00Z">
            <w:rPr>
              <w:rFonts w:asciiTheme="minorHAnsi" w:hAnsiTheme="minorHAnsi" w:cs="Arial"/>
              <w:b w:val="0"/>
              <w:bCs w:val="0"/>
              <w:color w:val="222222"/>
              <w:sz w:val="22"/>
              <w:szCs w:val="22"/>
            </w:rPr>
          </w:rPrChange>
        </w:rPr>
        <w:t>.</w:t>
      </w:r>
      <w:r w:rsidRPr="00810634">
        <w:rPr>
          <w:rFonts w:asciiTheme="minorHAnsi" w:hAnsiTheme="minorHAnsi" w:cs="Arial"/>
          <w:b w:val="0"/>
          <w:bCs w:val="0"/>
          <w:sz w:val="22"/>
          <w:szCs w:val="22"/>
          <w:rPrChange w:id="296" w:author="Dr Kirstie Fryirs" w:date="2014-04-02T14:13:00Z">
            <w:rPr>
              <w:rFonts w:asciiTheme="minorHAnsi" w:hAnsiTheme="minorHAnsi" w:cs="Arial"/>
              <w:b w:val="0"/>
              <w:bCs w:val="0"/>
              <w:color w:val="222222"/>
              <w:sz w:val="22"/>
              <w:szCs w:val="22"/>
            </w:rPr>
          </w:rPrChange>
        </w:rPr>
        <w:t xml:space="preserve"> Samples were extracted from the base of the main trunk, 10 cm above the leaf litter level, and air-dried at 20-45</w:t>
      </w:r>
      <w:r w:rsidR="006E5D88" w:rsidRPr="00810634">
        <w:rPr>
          <w:rFonts w:asciiTheme="minorHAnsi" w:hAnsiTheme="minorHAnsi" w:cs="Arial"/>
          <w:b w:val="0"/>
          <w:bCs w:val="0"/>
          <w:sz w:val="22"/>
          <w:szCs w:val="22"/>
          <w:rPrChange w:id="297" w:author="Dr Kirstie Fryirs" w:date="2014-04-02T14:13:00Z">
            <w:rPr>
              <w:rFonts w:asciiTheme="minorHAnsi" w:hAnsiTheme="minorHAnsi" w:cs="Arial"/>
              <w:b w:val="0"/>
              <w:bCs w:val="0"/>
              <w:color w:val="222222"/>
              <w:sz w:val="22"/>
              <w:szCs w:val="22"/>
            </w:rPr>
          </w:rPrChange>
        </w:rPr>
        <w:t xml:space="preserve"> </w:t>
      </w:r>
      <w:r w:rsidRPr="00810634">
        <w:rPr>
          <w:rFonts w:asciiTheme="minorHAnsi" w:hAnsiTheme="minorHAnsi" w:cs="Arial"/>
          <w:b w:val="0"/>
          <w:bCs w:val="0"/>
          <w:sz w:val="22"/>
          <w:szCs w:val="22"/>
          <w:rPrChange w:id="298" w:author="Dr Kirstie Fryirs" w:date="2014-04-02T14:13:00Z">
            <w:rPr>
              <w:rFonts w:asciiTheme="minorHAnsi" w:hAnsiTheme="minorHAnsi" w:cs="Arial"/>
              <w:b w:val="0"/>
              <w:bCs w:val="0"/>
              <w:color w:val="222222"/>
              <w:sz w:val="22"/>
              <w:szCs w:val="22"/>
            </w:rPr>
          </w:rPrChange>
        </w:rPr>
        <w:t xml:space="preserve">°C. On return to the laboratory, samples were rehydrated in deionised water and </w:t>
      </w:r>
      <w:r w:rsidR="0085737E" w:rsidRPr="00810634">
        <w:rPr>
          <w:rFonts w:asciiTheme="minorHAnsi" w:hAnsiTheme="minorHAnsi" w:cs="Arial"/>
          <w:b w:val="0"/>
          <w:bCs w:val="0"/>
          <w:sz w:val="22"/>
          <w:szCs w:val="22"/>
          <w:rPrChange w:id="299" w:author="Dr Kirstie Fryirs" w:date="2014-04-02T14:13:00Z">
            <w:rPr>
              <w:rFonts w:asciiTheme="minorHAnsi" w:hAnsiTheme="minorHAnsi" w:cs="Arial"/>
              <w:b w:val="0"/>
              <w:bCs w:val="0"/>
              <w:color w:val="222222"/>
              <w:sz w:val="22"/>
              <w:szCs w:val="22"/>
            </w:rPr>
          </w:rPrChange>
        </w:rPr>
        <w:t>10 mm sections of mature w</w:t>
      </w:r>
      <w:r w:rsidR="00290091" w:rsidRPr="00810634">
        <w:rPr>
          <w:rFonts w:asciiTheme="minorHAnsi" w:hAnsiTheme="minorHAnsi" w:cs="Arial"/>
          <w:b w:val="0"/>
          <w:bCs w:val="0"/>
          <w:sz w:val="22"/>
          <w:szCs w:val="22"/>
          <w:rPrChange w:id="300" w:author="Dr Kirstie Fryirs" w:date="2014-04-02T14:13:00Z">
            <w:rPr>
              <w:rFonts w:asciiTheme="minorHAnsi" w:hAnsiTheme="minorHAnsi" w:cs="Arial"/>
              <w:b w:val="0"/>
              <w:bCs w:val="0"/>
              <w:color w:val="222222"/>
              <w:sz w:val="22"/>
              <w:szCs w:val="22"/>
            </w:rPr>
          </w:rPrChange>
        </w:rPr>
        <w:t>ood were cut with a razor</w:t>
      </w:r>
      <w:r w:rsidRPr="00810634">
        <w:rPr>
          <w:rFonts w:asciiTheme="minorHAnsi" w:hAnsiTheme="minorHAnsi" w:cs="Arial"/>
          <w:b w:val="0"/>
          <w:bCs w:val="0"/>
          <w:sz w:val="22"/>
          <w:szCs w:val="22"/>
          <w:rPrChange w:id="301" w:author="Dr Kirstie Fryirs" w:date="2014-04-02T14:13:00Z">
            <w:rPr>
              <w:rFonts w:asciiTheme="minorHAnsi" w:hAnsiTheme="minorHAnsi" w:cs="Arial"/>
              <w:b w:val="0"/>
              <w:bCs w:val="0"/>
              <w:color w:val="222222"/>
              <w:sz w:val="22"/>
              <w:szCs w:val="22"/>
            </w:rPr>
          </w:rPrChange>
        </w:rPr>
        <w:t xml:space="preserve">, using visual inspection of vessel occlusion as an indicator of </w:t>
      </w:r>
      <w:r w:rsidR="00290091" w:rsidRPr="00810634">
        <w:rPr>
          <w:rFonts w:asciiTheme="minorHAnsi" w:hAnsiTheme="minorHAnsi" w:cs="Arial"/>
          <w:b w:val="0"/>
          <w:bCs w:val="0"/>
          <w:sz w:val="22"/>
          <w:szCs w:val="22"/>
          <w:rPrChange w:id="302" w:author="Dr Kirstie Fryirs" w:date="2014-04-02T14:13:00Z">
            <w:rPr>
              <w:rFonts w:asciiTheme="minorHAnsi" w:hAnsiTheme="minorHAnsi" w:cs="Arial"/>
              <w:b w:val="0"/>
              <w:bCs w:val="0"/>
              <w:color w:val="222222"/>
              <w:sz w:val="22"/>
              <w:szCs w:val="22"/>
            </w:rPr>
          </w:rPrChange>
        </w:rPr>
        <w:t>maturity</w:t>
      </w:r>
      <w:r w:rsidRPr="00810634">
        <w:rPr>
          <w:rFonts w:asciiTheme="minorHAnsi" w:hAnsiTheme="minorHAnsi" w:cs="Arial"/>
          <w:b w:val="0"/>
          <w:bCs w:val="0"/>
          <w:sz w:val="22"/>
          <w:szCs w:val="22"/>
          <w:rPrChange w:id="303" w:author="Dr Kirstie Fryirs" w:date="2014-04-02T14:13:00Z">
            <w:rPr>
              <w:rFonts w:asciiTheme="minorHAnsi" w:hAnsiTheme="minorHAnsi" w:cs="Arial"/>
              <w:b w:val="0"/>
              <w:bCs w:val="0"/>
              <w:color w:val="222222"/>
              <w:sz w:val="22"/>
              <w:szCs w:val="22"/>
            </w:rPr>
          </w:rPrChange>
        </w:rPr>
        <w:t xml:space="preserve">. Sections were measured (x, y and z dimensions) with </w:t>
      </w:r>
      <w:r w:rsidR="00180A63" w:rsidRPr="00810634">
        <w:rPr>
          <w:rFonts w:asciiTheme="minorHAnsi" w:hAnsiTheme="minorHAnsi" w:cs="Arial"/>
          <w:b w:val="0"/>
          <w:bCs w:val="0"/>
          <w:sz w:val="22"/>
          <w:szCs w:val="22"/>
          <w:rPrChange w:id="304" w:author="Dr Kirstie Fryirs" w:date="2014-04-02T14:13:00Z">
            <w:rPr>
              <w:rFonts w:asciiTheme="minorHAnsi" w:hAnsiTheme="minorHAnsi" w:cs="Arial"/>
              <w:b w:val="0"/>
              <w:bCs w:val="0"/>
              <w:color w:val="222222"/>
              <w:sz w:val="22"/>
              <w:szCs w:val="22"/>
            </w:rPr>
          </w:rPrChange>
        </w:rPr>
        <w:t>callipers</w:t>
      </w:r>
      <w:r w:rsidRPr="00810634">
        <w:rPr>
          <w:rFonts w:asciiTheme="minorHAnsi" w:hAnsiTheme="minorHAnsi" w:cs="Arial"/>
          <w:b w:val="0"/>
          <w:bCs w:val="0"/>
          <w:sz w:val="22"/>
          <w:szCs w:val="22"/>
          <w:rPrChange w:id="305" w:author="Dr Kirstie Fryirs" w:date="2014-04-02T14:13:00Z">
            <w:rPr>
              <w:rFonts w:asciiTheme="minorHAnsi" w:hAnsiTheme="minorHAnsi" w:cs="Arial"/>
              <w:b w:val="0"/>
              <w:bCs w:val="0"/>
              <w:color w:val="222222"/>
              <w:sz w:val="22"/>
              <w:szCs w:val="22"/>
            </w:rPr>
          </w:rPrChange>
        </w:rPr>
        <w:t xml:space="preserve"> (</w:t>
      </w:r>
      <w:proofErr w:type="spellStart"/>
      <w:r w:rsidRPr="00810634">
        <w:rPr>
          <w:rFonts w:asciiTheme="minorHAnsi" w:hAnsiTheme="minorHAnsi" w:cs="Arial"/>
          <w:b w:val="0"/>
          <w:bCs w:val="0"/>
          <w:sz w:val="22"/>
          <w:szCs w:val="22"/>
          <w:rPrChange w:id="306" w:author="Dr Kirstie Fryirs" w:date="2014-04-02T14:13:00Z">
            <w:rPr>
              <w:rFonts w:asciiTheme="minorHAnsi" w:hAnsiTheme="minorHAnsi" w:cs="Arial"/>
              <w:b w:val="0"/>
              <w:bCs w:val="0"/>
              <w:color w:val="222222"/>
              <w:sz w:val="22"/>
              <w:szCs w:val="22"/>
            </w:rPr>
          </w:rPrChange>
        </w:rPr>
        <w:t>Mitzuni</w:t>
      </w:r>
      <w:proofErr w:type="spellEnd"/>
      <w:r w:rsidRPr="00810634">
        <w:rPr>
          <w:rFonts w:asciiTheme="minorHAnsi" w:hAnsiTheme="minorHAnsi" w:cs="Arial"/>
          <w:b w:val="0"/>
          <w:bCs w:val="0"/>
          <w:sz w:val="22"/>
          <w:szCs w:val="22"/>
          <w:rPrChange w:id="307" w:author="Dr Kirstie Fryirs" w:date="2014-04-02T14:13:00Z">
            <w:rPr>
              <w:rFonts w:asciiTheme="minorHAnsi" w:hAnsiTheme="minorHAnsi" w:cs="Arial"/>
              <w:b w:val="0"/>
              <w:bCs w:val="0"/>
              <w:color w:val="222222"/>
              <w:sz w:val="22"/>
              <w:szCs w:val="22"/>
            </w:rPr>
          </w:rPrChange>
        </w:rPr>
        <w:t xml:space="preserve">) to calculate wet volume, then oven-dried at 80°C for </w:t>
      </w:r>
      <w:r w:rsidRPr="00810634">
        <w:rPr>
          <w:rFonts w:asciiTheme="minorHAnsi" w:hAnsiTheme="minorHAnsi" w:cs="Arial"/>
          <w:b w:val="0"/>
          <w:bCs w:val="0"/>
          <w:sz w:val="22"/>
          <w:szCs w:val="22"/>
          <w:rPrChange w:id="308" w:author="Dr Kirstie Fryirs" w:date="2014-04-02T14:13:00Z">
            <w:rPr>
              <w:rFonts w:asciiTheme="minorHAnsi" w:hAnsiTheme="minorHAnsi" w:cs="Arial"/>
              <w:b w:val="0"/>
              <w:bCs w:val="0"/>
              <w:color w:val="222222"/>
              <w:sz w:val="22"/>
              <w:szCs w:val="22"/>
            </w:rPr>
          </w:rPrChange>
        </w:rPr>
        <w:lastRenderedPageBreak/>
        <w:t xml:space="preserve">48 hours and weighed using a microbalance (Mettler Toledo). </w:t>
      </w:r>
      <w:r w:rsidRPr="00810634">
        <w:rPr>
          <w:rFonts w:asciiTheme="minorHAnsi" w:hAnsiTheme="minorHAnsi"/>
          <w:b w:val="0"/>
          <w:sz w:val="22"/>
          <w:szCs w:val="22"/>
        </w:rPr>
        <w:t>Wood density was then calculated as the ratio of oven dry mass to wet volume (g/cm</w:t>
      </w:r>
      <w:r w:rsidRPr="00810634">
        <w:rPr>
          <w:rFonts w:asciiTheme="minorHAnsi" w:hAnsiTheme="minorHAnsi"/>
          <w:b w:val="0"/>
          <w:sz w:val="22"/>
          <w:szCs w:val="22"/>
          <w:vertAlign w:val="superscript"/>
        </w:rPr>
        <w:t>3</w:t>
      </w:r>
      <w:r w:rsidRPr="00810634">
        <w:rPr>
          <w:rFonts w:asciiTheme="minorHAnsi" w:hAnsiTheme="minorHAnsi"/>
          <w:b w:val="0"/>
          <w:sz w:val="22"/>
          <w:szCs w:val="22"/>
        </w:rPr>
        <w:t>).</w:t>
      </w:r>
    </w:p>
    <w:p w14:paraId="3546F488" w14:textId="66B728B8" w:rsidR="00B634E6" w:rsidRPr="00EA700F" w:rsidRDefault="00B634E6" w:rsidP="00A22B81">
      <w:pPr>
        <w:spacing w:line="360" w:lineRule="auto"/>
        <w:jc w:val="both"/>
        <w:rPr>
          <w:b/>
        </w:rPr>
      </w:pPr>
      <w:r w:rsidRPr="00EA700F">
        <w:rPr>
          <w:b/>
        </w:rPr>
        <w:t>Hydrological analysis</w:t>
      </w:r>
    </w:p>
    <w:p w14:paraId="7E1FE469" w14:textId="62DF7278" w:rsidR="00B634E6" w:rsidRPr="00EA700F" w:rsidRDefault="00B634E6" w:rsidP="00A22B81">
      <w:pPr>
        <w:spacing w:line="360" w:lineRule="auto"/>
        <w:jc w:val="both"/>
      </w:pPr>
      <w:r w:rsidRPr="00EA700F">
        <w:t>Hydrological data pertaining to each field site were collated from the PINNNENA CW 10.1 database (</w:t>
      </w:r>
      <w:r w:rsidRPr="00EA700F">
        <w:rPr>
          <w:rFonts w:cs="Helvetica"/>
        </w:rPr>
        <w:t>NSW Office of Water, Department of Primary Industries</w:t>
      </w:r>
      <w:r w:rsidRPr="00EA700F">
        <w:t>) and the NSW Office of Water Continuous Water Monitoring network website (</w:t>
      </w:r>
      <w:hyperlink r:id="rId9" w:history="1">
        <w:r w:rsidRPr="00EA700F">
          <w:rPr>
            <w:rStyle w:val="Hyperlink"/>
          </w:rPr>
          <w:t>http://realtimedata.water.nsw.gov.au/water.stm</w:t>
        </w:r>
      </w:hyperlink>
      <w:r w:rsidRPr="00EA700F">
        <w:t xml:space="preserve">) </w:t>
      </w:r>
      <w:del w:id="309" w:author="Michelle Leishman" w:date="2014-04-08T15:57:00Z">
        <w:r w:rsidRPr="00EA700F" w:rsidDel="00AE6B7B">
          <w:delText>(</w:delText>
        </w:r>
      </w:del>
      <w:r w:rsidRPr="00EA700F">
        <w:t>for NSW sites</w:t>
      </w:r>
      <w:del w:id="310" w:author="Michelle Leishman" w:date="2014-04-08T15:57:00Z">
        <w:r w:rsidRPr="00EA700F" w:rsidDel="00AE6B7B">
          <w:delText>)</w:delText>
        </w:r>
      </w:del>
      <w:r w:rsidRPr="00EA700F">
        <w:t>, and the Victoria State Government’s Water Measurement Information System website (</w:t>
      </w:r>
      <w:hyperlink r:id="rId10" w:history="1">
        <w:r w:rsidRPr="00EA700F">
          <w:rPr>
            <w:rStyle w:val="Hyperlink"/>
          </w:rPr>
          <w:t>http://data.water.vic.gov.au/monitoring.htm</w:t>
        </w:r>
      </w:hyperlink>
      <w:r w:rsidRPr="00EA700F">
        <w:t>)</w:t>
      </w:r>
      <w:ins w:id="311" w:author="Michelle Leishman" w:date="2014-04-08T15:58:00Z">
        <w:r w:rsidR="00AE6B7B">
          <w:t xml:space="preserve"> for Victorian sites</w:t>
        </w:r>
      </w:ins>
      <w:r w:rsidRPr="00EA700F">
        <w:t xml:space="preserve">. Daily discharge rate data </w:t>
      </w:r>
      <w:r w:rsidR="00B55332" w:rsidRPr="00EA700F">
        <w:t>is recorded</w:t>
      </w:r>
      <w:r w:rsidRPr="00EA700F">
        <w:t xml:space="preserve"> as </w:t>
      </w:r>
      <w:proofErr w:type="spellStart"/>
      <w:r w:rsidRPr="00EA700F">
        <w:t>timestamped</w:t>
      </w:r>
      <w:proofErr w:type="spellEnd"/>
      <w:r w:rsidRPr="00EA700F">
        <w:t xml:space="preserve"> average daily flow </w:t>
      </w:r>
      <w:commentRangeStart w:id="312"/>
      <w:proofErr w:type="spellStart"/>
      <w:r w:rsidRPr="00EA700F">
        <w:t>datapoints</w:t>
      </w:r>
      <w:proofErr w:type="spellEnd"/>
      <w:r w:rsidRPr="00EA700F">
        <w:t xml:space="preserve"> </w:t>
      </w:r>
      <w:commentRangeEnd w:id="312"/>
      <w:r w:rsidR="007761F2">
        <w:rPr>
          <w:rStyle w:val="CommentReference"/>
        </w:rPr>
        <w:commentReference w:id="312"/>
      </w:r>
      <w:r w:rsidRPr="00EA700F">
        <w:t xml:space="preserve">in units of </w:t>
      </w:r>
      <w:proofErr w:type="spellStart"/>
      <w:r w:rsidRPr="00EA700F">
        <w:t>megalitres</w:t>
      </w:r>
      <w:proofErr w:type="spellEnd"/>
      <w:r w:rsidRPr="00EA700F">
        <w:t xml:space="preserve"> per day. Where possible 30 year time series were obtained, spanning years 1983 – 2012. Records were truncated for three sites, spanning 15, 19 and 28 years. Missing data were approximated using the Time Series Manager module in River Analysis Package (</w:t>
      </w:r>
      <w:r w:rsidRPr="007761F2">
        <w:rPr>
          <w:highlight w:val="yellow"/>
          <w:rPrChange w:id="313" w:author="Michelle Leishman" w:date="2014-04-08T15:59:00Z">
            <w:rPr/>
          </w:rPrChange>
        </w:rPr>
        <w:t>REF</w:t>
      </w:r>
      <w:r w:rsidRPr="00EA700F">
        <w:t>). Consistency of the resulting outputs were checked by visual inspection of hydrographs</w:t>
      </w:r>
      <w:commentRangeStart w:id="314"/>
      <w:r w:rsidRPr="00EA700F">
        <w:t xml:space="preserve">. For Mammy Johnson’s River, Mann River, Sportsman’s Creek and </w:t>
      </w:r>
      <w:proofErr w:type="spellStart"/>
      <w:r w:rsidRPr="00EA700F">
        <w:t>Wallagaraugh</w:t>
      </w:r>
      <w:proofErr w:type="spellEnd"/>
      <w:r w:rsidRPr="00EA700F">
        <w:t xml:space="preserve"> River, multiple linear regression was chosen as the most appropriate </w:t>
      </w:r>
      <w:commentRangeStart w:id="315"/>
      <w:r w:rsidRPr="00EA700F">
        <w:t>method</w:t>
      </w:r>
      <w:commentRangeEnd w:id="315"/>
      <w:r w:rsidR="007761F2">
        <w:rPr>
          <w:rStyle w:val="CommentReference"/>
        </w:rPr>
        <w:commentReference w:id="315"/>
      </w:r>
      <w:r w:rsidRPr="00EA700F">
        <w:t>. Linear interpolation was used for Jilliby Creek data.</w:t>
      </w:r>
      <w:commentRangeEnd w:id="314"/>
      <w:r w:rsidR="007761F2">
        <w:rPr>
          <w:rStyle w:val="CommentReference"/>
        </w:rPr>
        <w:commentReference w:id="314"/>
      </w:r>
    </w:p>
    <w:p w14:paraId="288A9CA3" w14:textId="74BB0651" w:rsidR="00B634E6" w:rsidRPr="00EA700F" w:rsidRDefault="00B634E6" w:rsidP="00A22B81">
      <w:pPr>
        <w:spacing w:line="360" w:lineRule="auto"/>
        <w:jc w:val="both"/>
      </w:pPr>
      <w:r w:rsidRPr="00EA700F">
        <w:t xml:space="preserve">A </w:t>
      </w:r>
      <w:del w:id="316" w:author="Dr Kirstie Fryirs" w:date="2014-04-02T14:14:00Z">
        <w:r w:rsidRPr="00EA700F" w:rsidDel="00810634">
          <w:delText xml:space="preserve">minimal </w:delText>
        </w:r>
      </w:del>
      <w:r w:rsidRPr="00EA700F">
        <w:t xml:space="preserve">set of </w:t>
      </w:r>
      <w:commentRangeStart w:id="317"/>
      <w:ins w:id="318" w:author="Dr Kirstie Fryirs" w:date="2014-04-02T14:14:00Z">
        <w:r w:rsidR="00810634">
          <w:t xml:space="preserve">XXXXX </w:t>
        </w:r>
        <w:commentRangeEnd w:id="317"/>
        <w:r w:rsidR="00810634">
          <w:rPr>
            <w:rStyle w:val="CommentReference"/>
          </w:rPr>
          <w:commentReference w:id="317"/>
        </w:r>
      </w:ins>
      <w:r w:rsidRPr="00EA700F">
        <w:t xml:space="preserve">hydrological metrics was pared from the full set described by Kennard et al. (2010).  These metrics were chosen to be representative of variability in high flow magnitude and frequency as well as predictability and consistency of water availability in the riparian environment (see Table 1 for a description). We used the Time Series Analysis module in River Analysis Package to generate these metrics. Means and coefficients of variation were calculated for most metrics to indicate central tendency as well as spread within the data. Low and high spell metrics were </w:t>
      </w:r>
      <w:proofErr w:type="spellStart"/>
      <w:r w:rsidRPr="00EA700F">
        <w:t>thresholded</w:t>
      </w:r>
      <w:proofErr w:type="spellEnd"/>
      <w:r w:rsidRPr="00EA700F">
        <w:t xml:space="preserve"> at the 5</w:t>
      </w:r>
      <w:r w:rsidRPr="00EA700F">
        <w:rPr>
          <w:vertAlign w:val="superscript"/>
        </w:rPr>
        <w:t>th</w:t>
      </w:r>
      <w:r w:rsidRPr="00EA700F">
        <w:t xml:space="preserve"> and 95</w:t>
      </w:r>
      <w:r w:rsidRPr="00EA700F">
        <w:rPr>
          <w:vertAlign w:val="superscript"/>
        </w:rPr>
        <w:t>th</w:t>
      </w:r>
      <w:r w:rsidRPr="00EA700F">
        <w:t xml:space="preserve"> percentiles, respectively, with a flood independence criterion of 7 days between peaks events</w:t>
      </w:r>
      <w:ins w:id="319" w:author="Michelle Leishman" w:date="2014-04-08T16:02:00Z">
        <w:r w:rsidR="007761F2">
          <w:t>.</w:t>
        </w:r>
      </w:ins>
      <w:r w:rsidRPr="00EA700F">
        <w:t xml:space="preserve"> </w:t>
      </w:r>
      <w:del w:id="320" w:author="Michelle Leishman" w:date="2014-04-08T16:02:00Z">
        <w:r w:rsidRPr="00EA700F" w:rsidDel="007761F2">
          <w:delText xml:space="preserve">20 </w:delText>
        </w:r>
      </w:del>
      <w:ins w:id="321" w:author="Michelle Leishman" w:date="2014-04-08T16:02:00Z">
        <w:r w:rsidR="007761F2">
          <w:t>Twenty</w:t>
        </w:r>
        <w:r w:rsidR="007761F2" w:rsidRPr="00EA700F">
          <w:t xml:space="preserve"> </w:t>
        </w:r>
      </w:ins>
      <w:r w:rsidRPr="00EA700F">
        <w:t xml:space="preserve">year average return interval (ARI) flood magnitude was also calculated with a flood independence value of 7 days between peaks. </w:t>
      </w:r>
      <w:commentRangeStart w:id="322"/>
      <w:r w:rsidRPr="00EA700F">
        <w:t xml:space="preserve">Colwell’s </w:t>
      </w:r>
      <w:commentRangeEnd w:id="322"/>
      <w:r w:rsidR="007761F2">
        <w:rPr>
          <w:rStyle w:val="CommentReference"/>
        </w:rPr>
        <w:commentReference w:id="322"/>
      </w:r>
      <w:r w:rsidRPr="00EA700F">
        <w:t>Indices were calculated using mean values over monthly time periods and a class distribution of 11 flow classes. Metrics of flow magnitude were normalised by mean daily flow to allow for comparison between different sizes of river.</w:t>
      </w:r>
    </w:p>
    <w:p w14:paraId="68A7E2DE" w14:textId="77777777" w:rsidR="00B634E6" w:rsidRPr="00EA700F" w:rsidRDefault="00B634E6" w:rsidP="00A22B81">
      <w:pPr>
        <w:spacing w:after="0" w:line="360" w:lineRule="auto"/>
        <w:jc w:val="both"/>
        <w:rPr>
          <w:color w:val="000000"/>
        </w:rPr>
      </w:pPr>
    </w:p>
    <w:tbl>
      <w:tblPr>
        <w:tblStyle w:val="TableGrid"/>
        <w:tblW w:w="9016" w:type="dxa"/>
        <w:tblLayout w:type="fixed"/>
        <w:tblLook w:val="04A0" w:firstRow="1" w:lastRow="0" w:firstColumn="1" w:lastColumn="0" w:noHBand="0" w:noVBand="1"/>
      </w:tblPr>
      <w:tblGrid>
        <w:gridCol w:w="2204"/>
        <w:gridCol w:w="1902"/>
        <w:gridCol w:w="535"/>
        <w:gridCol w:w="1875"/>
        <w:gridCol w:w="2500"/>
      </w:tblGrid>
      <w:tr w:rsidR="00B634E6" w:rsidRPr="00EA700F" w14:paraId="4291CD2D" w14:textId="77777777" w:rsidTr="00630B93">
        <w:tc>
          <w:tcPr>
            <w:tcW w:w="2204" w:type="dxa"/>
          </w:tcPr>
          <w:p w14:paraId="0BB74DB2"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Parameter</w:t>
            </w:r>
          </w:p>
        </w:tc>
        <w:tc>
          <w:tcPr>
            <w:tcW w:w="2437" w:type="dxa"/>
            <w:gridSpan w:val="2"/>
          </w:tcPr>
          <w:p w14:paraId="122C607C" w14:textId="77777777" w:rsidR="00B634E6" w:rsidRPr="00EA700F" w:rsidRDefault="00B634E6" w:rsidP="00A22B81">
            <w:pPr>
              <w:spacing w:line="276" w:lineRule="auto"/>
              <w:jc w:val="both"/>
              <w:rPr>
                <w:rFonts w:eastAsia="Times New Roman" w:cs="Times New Roman"/>
                <w:b/>
                <w:color w:val="000000"/>
                <w:lang w:eastAsia="en-AU"/>
              </w:rPr>
            </w:pPr>
            <w:commentRangeStart w:id="323"/>
            <w:r w:rsidRPr="00EA700F">
              <w:rPr>
                <w:rFonts w:eastAsia="Times New Roman" w:cs="Times New Roman"/>
                <w:b/>
                <w:color w:val="000000"/>
                <w:lang w:eastAsia="en-AU"/>
              </w:rPr>
              <w:t>Abbreviation</w:t>
            </w:r>
            <w:commentRangeEnd w:id="323"/>
            <w:r w:rsidR="00BF2EA0">
              <w:rPr>
                <w:rStyle w:val="CommentReference"/>
              </w:rPr>
              <w:commentReference w:id="323"/>
            </w:r>
          </w:p>
        </w:tc>
        <w:tc>
          <w:tcPr>
            <w:tcW w:w="1875" w:type="dxa"/>
          </w:tcPr>
          <w:p w14:paraId="4B7E3F13"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Units</w:t>
            </w:r>
          </w:p>
        </w:tc>
        <w:tc>
          <w:tcPr>
            <w:tcW w:w="2500" w:type="dxa"/>
          </w:tcPr>
          <w:p w14:paraId="4546A76D"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Description</w:t>
            </w:r>
          </w:p>
        </w:tc>
      </w:tr>
      <w:tr w:rsidR="00B634E6" w:rsidRPr="00EA700F" w14:paraId="337E882A" w14:textId="77777777" w:rsidTr="00630B93">
        <w:tc>
          <w:tcPr>
            <w:tcW w:w="9016" w:type="dxa"/>
            <w:gridSpan w:val="5"/>
          </w:tcPr>
          <w:p w14:paraId="6E79033F" w14:textId="77777777" w:rsidR="00B634E6" w:rsidRPr="00EA700F" w:rsidRDefault="00B634E6" w:rsidP="00A22B81">
            <w:pPr>
              <w:spacing w:line="276" w:lineRule="auto"/>
              <w:jc w:val="center"/>
              <w:rPr>
                <w:rFonts w:eastAsia="Times New Roman" w:cs="Times New Roman"/>
                <w:i/>
                <w:color w:val="000000"/>
                <w:lang w:eastAsia="en-AU"/>
              </w:rPr>
            </w:pPr>
            <w:r w:rsidRPr="00EA700F">
              <w:rPr>
                <w:rFonts w:eastAsia="Times New Roman" w:cs="Times New Roman"/>
                <w:i/>
                <w:color w:val="000000"/>
                <w:lang w:eastAsia="en-AU"/>
              </w:rPr>
              <w:t>Flood frequency and magnitude</w:t>
            </w:r>
          </w:p>
        </w:tc>
      </w:tr>
      <w:tr w:rsidR="00B634E6" w:rsidRPr="00EA700F" w14:paraId="14791935" w14:textId="77777777" w:rsidTr="00630B93">
        <w:tc>
          <w:tcPr>
            <w:tcW w:w="2204" w:type="dxa"/>
          </w:tcPr>
          <w:p w14:paraId="183A8BE7"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Mean magnitude of high spells</w:t>
            </w:r>
            <w:r w:rsidRPr="00EA700F">
              <w:rPr>
                <w:rFonts w:eastAsia="Times New Roman" w:cs="Times New Roman"/>
                <w:color w:val="000000"/>
                <w:lang w:eastAsia="en-AU"/>
              </w:rPr>
              <w:t>*</w:t>
            </w:r>
          </w:p>
        </w:tc>
        <w:tc>
          <w:tcPr>
            <w:tcW w:w="1902" w:type="dxa"/>
          </w:tcPr>
          <w:p w14:paraId="1915CBD3"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HSPeaknorm</w:t>
            </w:r>
            <w:proofErr w:type="spellEnd"/>
          </w:p>
        </w:tc>
        <w:tc>
          <w:tcPr>
            <w:tcW w:w="2410" w:type="dxa"/>
            <w:gridSpan w:val="2"/>
          </w:tcPr>
          <w:p w14:paraId="74392C40"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506381D8" w14:textId="6EB934E5" w:rsidR="00B634E6" w:rsidRPr="00EA700F" w:rsidRDefault="00B634E6" w:rsidP="007761F2">
            <w:pPr>
              <w:spacing w:line="276" w:lineRule="auto"/>
              <w:rPr>
                <w:rFonts w:eastAsia="Times New Roman" w:cs="Times New Roman"/>
                <w:color w:val="000000"/>
                <w:lang w:eastAsia="en-AU"/>
              </w:rPr>
            </w:pPr>
            <w:r w:rsidRPr="00EA700F">
              <w:t>High spells are periods of flow above the 95</w:t>
            </w:r>
            <w:r w:rsidRPr="00EA700F">
              <w:rPr>
                <w:vertAlign w:val="superscript"/>
              </w:rPr>
              <w:t>th</w:t>
            </w:r>
            <w:r w:rsidRPr="00EA700F">
              <w:t xml:space="preserve"> percentile on the flow duration curve. We were </w:t>
            </w:r>
            <w:r w:rsidRPr="00EA700F">
              <w:lastRenderedPageBreak/>
              <w:t xml:space="preserve">interested in how frequently these conditions occurred over the time series as well as the mean magnitude of peak flows during these periods. 20 year average return interval (ARI) floods are extreme flow events that have the potential to </w:t>
            </w:r>
            <w:del w:id="324" w:author="Michelle Leishman" w:date="2014-04-08T16:03:00Z">
              <w:r w:rsidRPr="00EA700F" w:rsidDel="007761F2">
                <w:delText xml:space="preserve">resculpt </w:delText>
              </w:r>
            </w:del>
            <w:ins w:id="325" w:author="Michelle Leishman" w:date="2014-04-08T16:03:00Z">
              <w:r w:rsidR="007761F2">
                <w:t>re</w:t>
              </w:r>
            </w:ins>
            <w:ins w:id="326" w:author="Michelle Leishman" w:date="2014-04-08T16:04:00Z">
              <w:r w:rsidR="007761F2">
                <w:t xml:space="preserve">-work </w:t>
              </w:r>
            </w:ins>
            <w:r w:rsidRPr="00EA700F">
              <w:t xml:space="preserve">the fluvial landscape. Together, these metrics indicate the intensity and frequency </w:t>
            </w:r>
            <w:del w:id="327" w:author="Michelle Leishman" w:date="2014-04-08T16:04:00Z">
              <w:r w:rsidRPr="00EA700F" w:rsidDel="007761F2">
                <w:delText>with which</w:delText>
              </w:r>
            </w:del>
            <w:ins w:id="328" w:author="Michelle Leishman" w:date="2014-04-08T16:04:00Z">
              <w:r w:rsidR="007761F2">
                <w:t>of</w:t>
              </w:r>
            </w:ins>
            <w:r w:rsidRPr="00EA700F">
              <w:t xml:space="preserve"> mechanical stress </w:t>
            </w:r>
            <w:del w:id="329" w:author="Michelle Leishman" w:date="2014-04-08T16:04:00Z">
              <w:r w:rsidRPr="00EA700F" w:rsidDel="007761F2">
                <w:delText>is applied to plants</w:delText>
              </w:r>
            </w:del>
            <w:ins w:id="330" w:author="Michelle Leishman" w:date="2014-04-08T16:04:00Z">
              <w:r w:rsidR="007761F2">
                <w:t>experienced by plants</w:t>
              </w:r>
            </w:ins>
            <w:r w:rsidRPr="00EA700F">
              <w:t xml:space="preserve"> in the riparian zone.</w:t>
            </w:r>
          </w:p>
        </w:tc>
      </w:tr>
      <w:tr w:rsidR="00B634E6" w:rsidRPr="00EA700F" w14:paraId="7C924A46" w14:textId="77777777" w:rsidTr="00630B93">
        <w:tc>
          <w:tcPr>
            <w:tcW w:w="2204" w:type="dxa"/>
          </w:tcPr>
          <w:p w14:paraId="04C8C2A6"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mean high spell magnitude</w:t>
            </w:r>
          </w:p>
        </w:tc>
        <w:tc>
          <w:tcPr>
            <w:tcW w:w="1902" w:type="dxa"/>
          </w:tcPr>
          <w:p w14:paraId="24E01D38"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CVAnnHSPeak</w:t>
            </w:r>
            <w:proofErr w:type="spellEnd"/>
          </w:p>
        </w:tc>
        <w:tc>
          <w:tcPr>
            <w:tcW w:w="2410" w:type="dxa"/>
            <w:gridSpan w:val="2"/>
          </w:tcPr>
          <w:p w14:paraId="44CDA8B0"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0CD3C62"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B2969C3" w14:textId="77777777" w:rsidTr="00630B93">
        <w:tc>
          <w:tcPr>
            <w:tcW w:w="2204" w:type="dxa"/>
          </w:tcPr>
          <w:p w14:paraId="133854FF" w14:textId="77777777" w:rsidR="00B634E6" w:rsidRPr="00EA700F" w:rsidRDefault="00B634E6" w:rsidP="00A22B81">
            <w:pPr>
              <w:spacing w:line="276" w:lineRule="auto"/>
              <w:rPr>
                <w:rFonts w:eastAsia="Times New Roman" w:cs="Times New Roman"/>
                <w:color w:val="000000"/>
                <w:lang w:eastAsia="en-AU"/>
              </w:rPr>
            </w:pPr>
            <w:r w:rsidRPr="00EA700F">
              <w:rPr>
                <w:color w:val="000000"/>
              </w:rPr>
              <w:lastRenderedPageBreak/>
              <w:t>20 year ARI flood magnitude*</w:t>
            </w:r>
          </w:p>
        </w:tc>
        <w:tc>
          <w:tcPr>
            <w:tcW w:w="1902" w:type="dxa"/>
          </w:tcPr>
          <w:p w14:paraId="73216DF6" w14:textId="77777777" w:rsidR="00B634E6" w:rsidRPr="00EA700F" w:rsidRDefault="00B634E6" w:rsidP="00A22B81">
            <w:pPr>
              <w:spacing w:line="276" w:lineRule="auto"/>
              <w:jc w:val="both"/>
              <w:rPr>
                <w:rFonts w:eastAsia="Times New Roman" w:cs="Times New Roman"/>
                <w:color w:val="000000"/>
                <w:lang w:eastAsia="en-AU"/>
              </w:rPr>
            </w:pPr>
            <w:r w:rsidRPr="00EA700F">
              <w:t>AS20YrARInorm</w:t>
            </w:r>
          </w:p>
        </w:tc>
        <w:tc>
          <w:tcPr>
            <w:tcW w:w="2410" w:type="dxa"/>
            <w:gridSpan w:val="2"/>
          </w:tcPr>
          <w:p w14:paraId="64846077"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457596DD"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2554B138" w14:textId="77777777" w:rsidTr="00630B93">
        <w:tc>
          <w:tcPr>
            <w:tcW w:w="2204" w:type="dxa"/>
          </w:tcPr>
          <w:p w14:paraId="0ECB30A4" w14:textId="77777777" w:rsidR="00B634E6" w:rsidRPr="00EA700F" w:rsidRDefault="00B634E6" w:rsidP="00A22B81">
            <w:pPr>
              <w:spacing w:line="276" w:lineRule="auto"/>
              <w:rPr>
                <w:rFonts w:eastAsia="Times New Roman" w:cs="Times New Roman"/>
                <w:color w:val="000000"/>
                <w:lang w:eastAsia="en-AU"/>
              </w:rPr>
            </w:pPr>
            <w:r w:rsidRPr="00EA700F">
              <w:rPr>
                <w:color w:val="000000"/>
              </w:rPr>
              <w:lastRenderedPageBreak/>
              <w:t>Mean of all years’ number of high spells</w:t>
            </w:r>
          </w:p>
        </w:tc>
        <w:tc>
          <w:tcPr>
            <w:tcW w:w="1902" w:type="dxa"/>
          </w:tcPr>
          <w:p w14:paraId="2415AC0B"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MDFAnnHSNum</w:t>
            </w:r>
            <w:proofErr w:type="spellEnd"/>
          </w:p>
        </w:tc>
        <w:tc>
          <w:tcPr>
            <w:tcW w:w="2410" w:type="dxa"/>
            <w:gridSpan w:val="2"/>
          </w:tcPr>
          <w:p w14:paraId="6E75D8C4"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year</w:t>
            </w:r>
            <w:r w:rsidRPr="00EA700F">
              <w:rPr>
                <w:rFonts w:eastAsia="Times New Roman" w:cs="Times New Roman"/>
                <w:color w:val="000000"/>
                <w:vertAlign w:val="superscript"/>
                <w:lang w:eastAsia="en-AU"/>
              </w:rPr>
              <w:t>-1</w:t>
            </w:r>
          </w:p>
        </w:tc>
        <w:tc>
          <w:tcPr>
            <w:tcW w:w="2500" w:type="dxa"/>
            <w:vMerge/>
          </w:tcPr>
          <w:p w14:paraId="3A09CEF0"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B7945D6" w14:textId="77777777" w:rsidTr="00630B93">
        <w:tc>
          <w:tcPr>
            <w:tcW w:w="2204" w:type="dxa"/>
          </w:tcPr>
          <w:p w14:paraId="3D1F77A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number of high spells</w:t>
            </w:r>
          </w:p>
        </w:tc>
        <w:tc>
          <w:tcPr>
            <w:tcW w:w="1902" w:type="dxa"/>
          </w:tcPr>
          <w:p w14:paraId="7B3D1D7F"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CVAnnHSNum</w:t>
            </w:r>
            <w:proofErr w:type="spellEnd"/>
          </w:p>
        </w:tc>
        <w:tc>
          <w:tcPr>
            <w:tcW w:w="2410" w:type="dxa"/>
            <w:gridSpan w:val="2"/>
          </w:tcPr>
          <w:p w14:paraId="72A1924F"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3B76E699"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7A875169" w14:textId="77777777" w:rsidTr="00630B93">
        <w:tc>
          <w:tcPr>
            <w:tcW w:w="9016" w:type="dxa"/>
            <w:gridSpan w:val="5"/>
          </w:tcPr>
          <w:p w14:paraId="5678FCCE" w14:textId="77777777" w:rsidR="00B634E6" w:rsidRPr="00EA700F" w:rsidRDefault="00B634E6" w:rsidP="00A22B81">
            <w:pPr>
              <w:tabs>
                <w:tab w:val="left" w:pos="3160"/>
              </w:tabs>
              <w:spacing w:line="276" w:lineRule="auto"/>
              <w:jc w:val="center"/>
              <w:rPr>
                <w:rFonts w:eastAsia="Times New Roman" w:cs="Times New Roman"/>
                <w:i/>
                <w:color w:val="000000"/>
                <w:lang w:eastAsia="en-AU"/>
              </w:rPr>
            </w:pPr>
            <w:r w:rsidRPr="00EA700F">
              <w:rPr>
                <w:i/>
              </w:rPr>
              <w:t>Rise and fall rates</w:t>
            </w:r>
          </w:p>
        </w:tc>
      </w:tr>
      <w:tr w:rsidR="00B634E6" w:rsidRPr="00EA700F" w14:paraId="51840342" w14:textId="77777777" w:rsidTr="00630B93">
        <w:tc>
          <w:tcPr>
            <w:tcW w:w="2204" w:type="dxa"/>
          </w:tcPr>
          <w:p w14:paraId="344B1C89"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rate of rise *</w:t>
            </w:r>
          </w:p>
        </w:tc>
        <w:tc>
          <w:tcPr>
            <w:tcW w:w="1902" w:type="dxa"/>
          </w:tcPr>
          <w:p w14:paraId="4092831E" w14:textId="77777777" w:rsidR="00B634E6" w:rsidRPr="00EA700F" w:rsidRDefault="00B634E6" w:rsidP="00A22B81">
            <w:pPr>
              <w:spacing w:line="276" w:lineRule="auto"/>
              <w:jc w:val="both"/>
            </w:pPr>
            <w:proofErr w:type="spellStart"/>
            <w:r w:rsidRPr="00EA700F">
              <w:t>MRateRisenorm</w:t>
            </w:r>
            <w:proofErr w:type="spellEnd"/>
          </w:p>
        </w:tc>
        <w:tc>
          <w:tcPr>
            <w:tcW w:w="2410" w:type="dxa"/>
            <w:gridSpan w:val="2"/>
          </w:tcPr>
          <w:p w14:paraId="4FBCFD73"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2053FFAB" w14:textId="4EBE96EC" w:rsidR="00B634E6" w:rsidRPr="00EA700F" w:rsidRDefault="00B634E6" w:rsidP="00A22B81">
            <w:pPr>
              <w:spacing w:line="276" w:lineRule="auto"/>
              <w:rPr>
                <w:rFonts w:eastAsia="Times New Roman" w:cs="Times New Roman"/>
                <w:color w:val="000000"/>
                <w:lang w:eastAsia="en-AU"/>
              </w:rPr>
            </w:pPr>
            <w:r w:rsidRPr="00EA700F">
              <w:t xml:space="preserve">Rise and fall rates represent flow </w:t>
            </w:r>
            <w:ins w:id="331" w:author="Michelle Leishman" w:date="2014-04-08T16:07:00Z">
              <w:r w:rsidR="007761F2">
                <w:t>‘</w:t>
              </w:r>
            </w:ins>
            <w:r w:rsidRPr="00EA700F">
              <w:t>flashiness</w:t>
            </w:r>
            <w:ins w:id="332" w:author="Michelle Leishman" w:date="2014-04-08T16:07:00Z">
              <w:r w:rsidR="007761F2">
                <w:t>’</w:t>
              </w:r>
            </w:ins>
            <w:r w:rsidRPr="00EA700F">
              <w:t xml:space="preserve">. Fast rise rates are associated with flood waves and intense mechanical stress to plant stems. Slow fall rates keep exposed substrate moist for longer periods, which may produce favourable conditions for germination. Historical discharge records are unfortunately limited to daily resolution, so are unable to fully capture flood discharge shapes. High variability between years indicates the occurrence of extreme events which may not have been captured by </w:t>
            </w:r>
            <w:r w:rsidRPr="00EA700F">
              <w:lastRenderedPageBreak/>
              <w:t>the mean value.</w:t>
            </w:r>
          </w:p>
        </w:tc>
      </w:tr>
      <w:tr w:rsidR="00B634E6" w:rsidRPr="00EA700F" w14:paraId="7E1FC7D6" w14:textId="77777777" w:rsidTr="00630B93">
        <w:tc>
          <w:tcPr>
            <w:tcW w:w="2204" w:type="dxa"/>
          </w:tcPr>
          <w:p w14:paraId="507DE766"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rate of fall *</w:t>
            </w:r>
          </w:p>
        </w:tc>
        <w:tc>
          <w:tcPr>
            <w:tcW w:w="1902" w:type="dxa"/>
          </w:tcPr>
          <w:p w14:paraId="09230787" w14:textId="77777777" w:rsidR="00B634E6" w:rsidRPr="00EA700F" w:rsidRDefault="00B634E6" w:rsidP="00A22B81">
            <w:pPr>
              <w:spacing w:line="276" w:lineRule="auto"/>
              <w:jc w:val="both"/>
            </w:pPr>
            <w:proofErr w:type="spellStart"/>
            <w:r w:rsidRPr="00EA700F">
              <w:t>MRateFallnorm</w:t>
            </w:r>
            <w:proofErr w:type="spellEnd"/>
          </w:p>
        </w:tc>
        <w:tc>
          <w:tcPr>
            <w:tcW w:w="2410" w:type="dxa"/>
            <w:gridSpan w:val="2"/>
          </w:tcPr>
          <w:p w14:paraId="1FE486DC"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1D165DF8"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02D0D09" w14:textId="77777777" w:rsidTr="00630B93">
        <w:tc>
          <w:tcPr>
            <w:tcW w:w="2204" w:type="dxa"/>
          </w:tcPr>
          <w:p w14:paraId="2442474B"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years mean rate of rise</w:t>
            </w:r>
          </w:p>
        </w:tc>
        <w:tc>
          <w:tcPr>
            <w:tcW w:w="1902" w:type="dxa"/>
          </w:tcPr>
          <w:p w14:paraId="1DB5C71D" w14:textId="77777777" w:rsidR="00B634E6" w:rsidRPr="00EA700F" w:rsidRDefault="00B634E6" w:rsidP="00A22B81">
            <w:pPr>
              <w:spacing w:line="276" w:lineRule="auto"/>
              <w:jc w:val="both"/>
            </w:pPr>
            <w:proofErr w:type="spellStart"/>
            <w:r w:rsidRPr="00EA700F">
              <w:t>CVAnnMRateRise</w:t>
            </w:r>
            <w:proofErr w:type="spellEnd"/>
          </w:p>
        </w:tc>
        <w:tc>
          <w:tcPr>
            <w:tcW w:w="2410" w:type="dxa"/>
            <w:gridSpan w:val="2"/>
          </w:tcPr>
          <w:p w14:paraId="61A4663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7AF26581"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15335D0B" w14:textId="77777777" w:rsidTr="00630B93">
        <w:tc>
          <w:tcPr>
            <w:tcW w:w="2204" w:type="dxa"/>
          </w:tcPr>
          <w:p w14:paraId="1B59DFD3" w14:textId="6BAF642F" w:rsidR="00B634E6" w:rsidRPr="00EA700F" w:rsidRDefault="00B634E6" w:rsidP="007761F2">
            <w:pPr>
              <w:spacing w:line="276" w:lineRule="auto"/>
              <w:rPr>
                <w:rFonts w:eastAsia="Times New Roman" w:cs="Times New Roman"/>
                <w:color w:val="000000"/>
                <w:lang w:eastAsia="en-AU"/>
              </w:rPr>
            </w:pPr>
            <w:r w:rsidRPr="00EA700F">
              <w:rPr>
                <w:rFonts w:eastAsia="Times New Roman" w:cs="Times New Roman"/>
                <w:color w:val="000000"/>
                <w:lang w:eastAsia="en-AU"/>
              </w:rPr>
              <w:t xml:space="preserve">CV of all years mean rate of </w:t>
            </w:r>
            <w:del w:id="333" w:author="Michelle Leishman" w:date="2014-04-08T16:05:00Z">
              <w:r w:rsidRPr="00EA700F" w:rsidDel="007761F2">
                <w:rPr>
                  <w:rFonts w:eastAsia="Times New Roman" w:cs="Times New Roman"/>
                  <w:color w:val="000000"/>
                  <w:lang w:eastAsia="en-AU"/>
                </w:rPr>
                <w:delText>rise</w:delText>
              </w:r>
            </w:del>
            <w:ins w:id="334" w:author="Michelle Leishman" w:date="2014-04-08T16:05:00Z">
              <w:r w:rsidR="007761F2">
                <w:rPr>
                  <w:rFonts w:eastAsia="Times New Roman" w:cs="Times New Roman"/>
                  <w:color w:val="000000"/>
                  <w:lang w:eastAsia="en-AU"/>
                </w:rPr>
                <w:t>fall</w:t>
              </w:r>
            </w:ins>
          </w:p>
        </w:tc>
        <w:tc>
          <w:tcPr>
            <w:tcW w:w="1902" w:type="dxa"/>
          </w:tcPr>
          <w:p w14:paraId="61EC550D" w14:textId="77777777" w:rsidR="00B634E6" w:rsidRPr="00EA700F" w:rsidRDefault="00B634E6" w:rsidP="00A22B81">
            <w:pPr>
              <w:spacing w:line="276" w:lineRule="auto"/>
              <w:jc w:val="both"/>
            </w:pPr>
            <w:proofErr w:type="spellStart"/>
            <w:r w:rsidRPr="00EA700F">
              <w:t>CVAnnMRateFall</w:t>
            </w:r>
            <w:proofErr w:type="spellEnd"/>
          </w:p>
        </w:tc>
        <w:tc>
          <w:tcPr>
            <w:tcW w:w="2410" w:type="dxa"/>
            <w:gridSpan w:val="2"/>
          </w:tcPr>
          <w:p w14:paraId="4287C4C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6D9556E4"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8B59D86" w14:textId="77777777" w:rsidTr="00630B93">
        <w:tc>
          <w:tcPr>
            <w:tcW w:w="9016" w:type="dxa"/>
            <w:gridSpan w:val="5"/>
          </w:tcPr>
          <w:p w14:paraId="6E853E58" w14:textId="77777777" w:rsidR="00B634E6" w:rsidRPr="00EA700F" w:rsidRDefault="00B634E6" w:rsidP="00A22B81">
            <w:pPr>
              <w:spacing w:line="276" w:lineRule="auto"/>
              <w:jc w:val="center"/>
              <w:rPr>
                <w:rFonts w:eastAsia="Times New Roman" w:cs="Times New Roman"/>
                <w:i/>
                <w:color w:val="000000"/>
                <w:lang w:eastAsia="en-AU"/>
              </w:rPr>
            </w:pPr>
            <w:proofErr w:type="spellStart"/>
            <w:r w:rsidRPr="00EA700F">
              <w:rPr>
                <w:rFonts w:eastAsia="Times New Roman" w:cs="Times New Roman"/>
                <w:i/>
                <w:color w:val="000000"/>
                <w:lang w:eastAsia="en-AU"/>
              </w:rPr>
              <w:lastRenderedPageBreak/>
              <w:t>Baseflow</w:t>
            </w:r>
            <w:proofErr w:type="spellEnd"/>
            <w:r w:rsidRPr="00EA700F">
              <w:rPr>
                <w:rFonts w:eastAsia="Times New Roman" w:cs="Times New Roman"/>
                <w:i/>
                <w:color w:val="000000"/>
                <w:lang w:eastAsia="en-AU"/>
              </w:rPr>
              <w:t xml:space="preserve"> index</w:t>
            </w:r>
          </w:p>
        </w:tc>
      </w:tr>
      <w:tr w:rsidR="00B634E6" w:rsidRPr="00EA700F" w14:paraId="5F1B9E42" w14:textId="77777777" w:rsidTr="00630B93">
        <w:tc>
          <w:tcPr>
            <w:tcW w:w="2204" w:type="dxa"/>
          </w:tcPr>
          <w:p w14:paraId="3A68D25B" w14:textId="77777777" w:rsidR="00B634E6" w:rsidRPr="00EA700F" w:rsidRDefault="00B634E6" w:rsidP="00A22B81">
            <w:pPr>
              <w:spacing w:line="276" w:lineRule="auto"/>
              <w:rPr>
                <w:rFonts w:eastAsia="Times New Roman" w:cs="Times New Roman"/>
                <w:color w:val="000000"/>
                <w:lang w:eastAsia="en-AU"/>
              </w:rPr>
            </w:pPr>
            <w:proofErr w:type="spellStart"/>
            <w:r w:rsidRPr="00EA700F">
              <w:rPr>
                <w:rFonts w:eastAsia="Times New Roman" w:cs="Times New Roman"/>
                <w:color w:val="000000"/>
                <w:lang w:eastAsia="en-AU"/>
              </w:rPr>
              <w:t>Baseflow</w:t>
            </w:r>
            <w:proofErr w:type="spellEnd"/>
            <w:r w:rsidRPr="00EA700F">
              <w:rPr>
                <w:rFonts w:eastAsia="Times New Roman" w:cs="Times New Roman"/>
                <w:color w:val="000000"/>
                <w:lang w:eastAsia="en-AU"/>
              </w:rPr>
              <w:t xml:space="preserve"> index</w:t>
            </w:r>
          </w:p>
        </w:tc>
        <w:tc>
          <w:tcPr>
            <w:tcW w:w="1902" w:type="dxa"/>
          </w:tcPr>
          <w:p w14:paraId="625ABB22" w14:textId="77777777" w:rsidR="00B634E6" w:rsidRPr="00EA700F" w:rsidRDefault="00B634E6" w:rsidP="00A22B81">
            <w:pPr>
              <w:spacing w:line="276" w:lineRule="auto"/>
              <w:jc w:val="both"/>
            </w:pPr>
            <w:r w:rsidRPr="00EA700F">
              <w:t>BFI</w:t>
            </w:r>
          </w:p>
        </w:tc>
        <w:tc>
          <w:tcPr>
            <w:tcW w:w="2410" w:type="dxa"/>
            <w:gridSpan w:val="2"/>
          </w:tcPr>
          <w:p w14:paraId="4DC9EB8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565D94A0" w14:textId="77777777" w:rsidR="00B634E6" w:rsidRPr="00EA700F" w:rsidRDefault="00B634E6" w:rsidP="00A22B81">
            <w:pPr>
              <w:spacing w:line="276" w:lineRule="auto"/>
              <w:rPr>
                <w:rFonts w:eastAsia="Times New Roman" w:cs="Times New Roman"/>
                <w:color w:val="000000"/>
                <w:lang w:eastAsia="en-AU"/>
              </w:rPr>
            </w:pPr>
            <w:proofErr w:type="spellStart"/>
            <w:r w:rsidRPr="00EA700F">
              <w:t>Baseflow</w:t>
            </w:r>
            <w:proofErr w:type="spellEnd"/>
            <w:r w:rsidRPr="00EA700F">
              <w:t xml:space="preserve"> index is calculated using the ratio of flow during average conditions to total flow. It is a useful metric of consistency of water availability, in that it is maximised when average flow conditions dominate, and minimised when total flow is dominated by above average flow events. Intra-annual variability in </w:t>
            </w:r>
            <w:proofErr w:type="spellStart"/>
            <w:r w:rsidRPr="00EA700F">
              <w:t>baseflow</w:t>
            </w:r>
            <w:proofErr w:type="spellEnd"/>
            <w:r w:rsidRPr="00EA700F">
              <w:t xml:space="preserve"> index measures how predictable </w:t>
            </w:r>
            <w:proofErr w:type="spellStart"/>
            <w:r w:rsidRPr="00EA700F">
              <w:t>baseflow</w:t>
            </w:r>
            <w:proofErr w:type="spellEnd"/>
            <w:r w:rsidRPr="00EA700F">
              <w:t xml:space="preserve"> index is between years.</w:t>
            </w:r>
          </w:p>
        </w:tc>
      </w:tr>
      <w:tr w:rsidR="00B634E6" w:rsidRPr="00EA700F" w14:paraId="6FF0FCD0" w14:textId="77777777" w:rsidTr="00630B93">
        <w:tc>
          <w:tcPr>
            <w:tcW w:w="2204" w:type="dxa"/>
          </w:tcPr>
          <w:p w14:paraId="4193258A"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 xml:space="preserve">CV of all years </w:t>
            </w:r>
            <w:proofErr w:type="spellStart"/>
            <w:r w:rsidRPr="00EA700F">
              <w:rPr>
                <w:color w:val="000000"/>
              </w:rPr>
              <w:t>Baseflow</w:t>
            </w:r>
            <w:proofErr w:type="spellEnd"/>
            <w:r w:rsidRPr="00EA700F">
              <w:rPr>
                <w:color w:val="000000"/>
              </w:rPr>
              <w:t xml:space="preserve"> Index</w:t>
            </w:r>
          </w:p>
        </w:tc>
        <w:tc>
          <w:tcPr>
            <w:tcW w:w="1902" w:type="dxa"/>
          </w:tcPr>
          <w:p w14:paraId="4513F7A0" w14:textId="77777777" w:rsidR="00B634E6" w:rsidRPr="00EA700F" w:rsidRDefault="00B634E6" w:rsidP="00A22B81">
            <w:pPr>
              <w:spacing w:line="276" w:lineRule="auto"/>
              <w:jc w:val="both"/>
            </w:pPr>
            <w:proofErr w:type="spellStart"/>
            <w:r w:rsidRPr="00EA700F">
              <w:t>CVAnnBFI</w:t>
            </w:r>
            <w:proofErr w:type="spellEnd"/>
          </w:p>
        </w:tc>
        <w:tc>
          <w:tcPr>
            <w:tcW w:w="2410" w:type="dxa"/>
            <w:gridSpan w:val="2"/>
          </w:tcPr>
          <w:p w14:paraId="2A0F7C7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F266B59"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6BD9B48" w14:textId="77777777" w:rsidTr="00630B93">
        <w:tc>
          <w:tcPr>
            <w:tcW w:w="9016" w:type="dxa"/>
            <w:gridSpan w:val="5"/>
          </w:tcPr>
          <w:p w14:paraId="0B1F9C58" w14:textId="77777777" w:rsidR="00B634E6" w:rsidRPr="00EA700F" w:rsidRDefault="00B634E6" w:rsidP="00A22B81">
            <w:pPr>
              <w:spacing w:line="276" w:lineRule="auto"/>
              <w:jc w:val="center"/>
              <w:rPr>
                <w:i/>
              </w:rPr>
            </w:pPr>
            <w:r w:rsidRPr="00EA700F">
              <w:rPr>
                <w:i/>
              </w:rPr>
              <w:t>Low flow magnitude, frequency and duration</w:t>
            </w:r>
          </w:p>
        </w:tc>
      </w:tr>
      <w:tr w:rsidR="00B634E6" w:rsidRPr="00EA700F" w14:paraId="00CAC4C4" w14:textId="77777777" w:rsidTr="00630B93">
        <w:tc>
          <w:tcPr>
            <w:tcW w:w="2204" w:type="dxa"/>
          </w:tcPr>
          <w:p w14:paraId="42FB05A7"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mean low spell magnitude</w:t>
            </w:r>
          </w:p>
        </w:tc>
        <w:tc>
          <w:tcPr>
            <w:tcW w:w="1902" w:type="dxa"/>
          </w:tcPr>
          <w:p w14:paraId="3314B21C" w14:textId="77777777" w:rsidR="00B634E6" w:rsidRPr="00EA700F" w:rsidRDefault="00B634E6" w:rsidP="00A22B81">
            <w:pPr>
              <w:spacing w:line="276" w:lineRule="auto"/>
              <w:jc w:val="both"/>
            </w:pPr>
            <w:proofErr w:type="spellStart"/>
            <w:r w:rsidRPr="00EA700F">
              <w:t>LSPeaknorm</w:t>
            </w:r>
            <w:proofErr w:type="spellEnd"/>
          </w:p>
        </w:tc>
        <w:tc>
          <w:tcPr>
            <w:tcW w:w="2410" w:type="dxa"/>
            <w:gridSpan w:val="2"/>
          </w:tcPr>
          <w:p w14:paraId="3C0198DD"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24523512" w14:textId="77777777" w:rsidR="00B634E6" w:rsidRPr="00EA700F" w:rsidRDefault="00B634E6" w:rsidP="00A22B81">
            <w:pPr>
              <w:spacing w:line="276" w:lineRule="auto"/>
              <w:rPr>
                <w:rFonts w:eastAsia="Times New Roman" w:cs="Times New Roman"/>
                <w:color w:val="000000"/>
                <w:lang w:eastAsia="en-AU"/>
              </w:rPr>
            </w:pPr>
            <w:r w:rsidRPr="00EA700F">
              <w:t>Low spells are periods of flow below the 5</w:t>
            </w:r>
            <w:r w:rsidRPr="00EA700F">
              <w:rPr>
                <w:vertAlign w:val="superscript"/>
              </w:rPr>
              <w:t>th</w:t>
            </w:r>
            <w:r w:rsidRPr="00EA700F">
              <w:t xml:space="preserve"> percentile on the flow duration curve. We were interested in how frequently these conditions occurred over the time series as well as the mean and </w:t>
            </w:r>
            <w:proofErr w:type="spellStart"/>
            <w:r w:rsidRPr="00EA700F">
              <w:t>interannual</w:t>
            </w:r>
            <w:proofErr w:type="spellEnd"/>
            <w:r w:rsidRPr="00EA700F">
              <w:t xml:space="preserve"> variability in magnitude and duration of low flows.</w:t>
            </w:r>
          </w:p>
        </w:tc>
      </w:tr>
      <w:tr w:rsidR="00B634E6" w:rsidRPr="00EA700F" w14:paraId="1148F8BB" w14:textId="77777777" w:rsidTr="00630B93">
        <w:tc>
          <w:tcPr>
            <w:tcW w:w="2204" w:type="dxa"/>
          </w:tcPr>
          <w:p w14:paraId="7DEB42C7" w14:textId="61554857" w:rsidR="00B634E6" w:rsidRPr="00EA700F" w:rsidRDefault="00B634E6" w:rsidP="00A22B81">
            <w:pPr>
              <w:spacing w:line="276" w:lineRule="auto"/>
              <w:rPr>
                <w:rFonts w:eastAsia="Times New Roman" w:cs="Times New Roman"/>
                <w:color w:val="000000"/>
                <w:lang w:eastAsia="en-AU"/>
              </w:rPr>
            </w:pPr>
            <w:commentRangeStart w:id="335"/>
            <w:r w:rsidRPr="00EA700F">
              <w:rPr>
                <w:rFonts w:eastAsia="Times New Roman" w:cs="Times New Roman"/>
                <w:color w:val="000000"/>
                <w:lang w:eastAsia="en-AU"/>
              </w:rPr>
              <w:t>CV of all years</w:t>
            </w:r>
            <w:ins w:id="336" w:author="Michelle Leishman" w:date="2014-04-08T16:08:00Z">
              <w:r w:rsidR="007761F2">
                <w:rPr>
                  <w:rFonts w:eastAsia="Times New Roman" w:cs="Times New Roman"/>
                  <w:color w:val="000000"/>
                  <w:lang w:eastAsia="en-AU"/>
                </w:rPr>
                <w:t>’</w:t>
              </w:r>
            </w:ins>
            <w:r w:rsidRPr="00EA700F">
              <w:rPr>
                <w:rFonts w:eastAsia="Times New Roman" w:cs="Times New Roman"/>
                <w:color w:val="000000"/>
                <w:lang w:eastAsia="en-AU"/>
              </w:rPr>
              <w:t xml:space="preserve"> mean of low spell magnitude</w:t>
            </w:r>
            <w:commentRangeEnd w:id="335"/>
            <w:r w:rsidR="00BF2EA0">
              <w:rPr>
                <w:rStyle w:val="CommentReference"/>
              </w:rPr>
              <w:commentReference w:id="335"/>
            </w:r>
          </w:p>
        </w:tc>
        <w:tc>
          <w:tcPr>
            <w:tcW w:w="1902" w:type="dxa"/>
          </w:tcPr>
          <w:p w14:paraId="456DD99C" w14:textId="77777777" w:rsidR="00B634E6" w:rsidRPr="00EA700F" w:rsidRDefault="00B634E6" w:rsidP="00A22B81">
            <w:pPr>
              <w:spacing w:line="276" w:lineRule="auto"/>
              <w:jc w:val="both"/>
            </w:pPr>
            <w:proofErr w:type="spellStart"/>
            <w:r w:rsidRPr="00EA700F">
              <w:t>CVAnnLSPeak</w:t>
            </w:r>
            <w:proofErr w:type="spellEnd"/>
          </w:p>
        </w:tc>
        <w:tc>
          <w:tcPr>
            <w:tcW w:w="2410" w:type="dxa"/>
            <w:gridSpan w:val="2"/>
          </w:tcPr>
          <w:p w14:paraId="22420AB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5AA1EE8A"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4BF64D2" w14:textId="77777777" w:rsidTr="00630B93">
        <w:tc>
          <w:tcPr>
            <w:tcW w:w="2204" w:type="dxa"/>
          </w:tcPr>
          <w:p w14:paraId="377AD42F" w14:textId="22B7EA81"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of all years</w:t>
            </w:r>
            <w:ins w:id="337" w:author="Michelle Leishman" w:date="2014-04-08T16:08:00Z">
              <w:r w:rsidR="00BF2EA0">
                <w:rPr>
                  <w:rFonts w:eastAsia="Times New Roman" w:cs="Times New Roman"/>
                  <w:color w:val="000000"/>
                  <w:lang w:eastAsia="en-AU"/>
                </w:rPr>
                <w:t>’</w:t>
              </w:r>
            </w:ins>
            <w:r w:rsidRPr="00EA700F">
              <w:rPr>
                <w:rFonts w:eastAsia="Times New Roman" w:cs="Times New Roman"/>
                <w:color w:val="000000"/>
                <w:lang w:eastAsia="en-AU"/>
              </w:rPr>
              <w:t xml:space="preserve"> number of low spells</w:t>
            </w:r>
          </w:p>
        </w:tc>
        <w:tc>
          <w:tcPr>
            <w:tcW w:w="1902" w:type="dxa"/>
          </w:tcPr>
          <w:p w14:paraId="7E2AD607" w14:textId="77777777" w:rsidR="00B634E6" w:rsidRPr="00EA700F" w:rsidRDefault="00B634E6" w:rsidP="00A22B81">
            <w:pPr>
              <w:spacing w:line="276" w:lineRule="auto"/>
              <w:jc w:val="both"/>
            </w:pPr>
            <w:proofErr w:type="spellStart"/>
            <w:r w:rsidRPr="00EA700F">
              <w:t>MDFAnnLSNum</w:t>
            </w:r>
            <w:proofErr w:type="spellEnd"/>
          </w:p>
        </w:tc>
        <w:tc>
          <w:tcPr>
            <w:tcW w:w="2410" w:type="dxa"/>
            <w:gridSpan w:val="2"/>
          </w:tcPr>
          <w:p w14:paraId="4C61CB4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year</w:t>
            </w:r>
            <w:r w:rsidRPr="00EA700F">
              <w:rPr>
                <w:rFonts w:eastAsia="Times New Roman" w:cs="Times New Roman"/>
                <w:color w:val="000000"/>
                <w:vertAlign w:val="superscript"/>
                <w:lang w:eastAsia="en-AU"/>
              </w:rPr>
              <w:t>-1</w:t>
            </w:r>
          </w:p>
        </w:tc>
        <w:tc>
          <w:tcPr>
            <w:tcW w:w="2500" w:type="dxa"/>
            <w:vMerge/>
          </w:tcPr>
          <w:p w14:paraId="5EBFF24D"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59DFAD8" w14:textId="77777777" w:rsidTr="00630B93">
        <w:tc>
          <w:tcPr>
            <w:tcW w:w="2204" w:type="dxa"/>
          </w:tcPr>
          <w:p w14:paraId="3D8B6E88"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number of low spells</w:t>
            </w:r>
          </w:p>
        </w:tc>
        <w:tc>
          <w:tcPr>
            <w:tcW w:w="1902" w:type="dxa"/>
          </w:tcPr>
          <w:p w14:paraId="291C319F" w14:textId="77777777" w:rsidR="00B634E6" w:rsidRPr="00EA700F" w:rsidRDefault="00B634E6" w:rsidP="00A22B81">
            <w:pPr>
              <w:spacing w:line="276" w:lineRule="auto"/>
              <w:jc w:val="both"/>
            </w:pPr>
            <w:proofErr w:type="spellStart"/>
            <w:r w:rsidRPr="00EA700F">
              <w:t>CVAnnLSNum</w:t>
            </w:r>
            <w:proofErr w:type="spellEnd"/>
          </w:p>
        </w:tc>
        <w:tc>
          <w:tcPr>
            <w:tcW w:w="2410" w:type="dxa"/>
            <w:gridSpan w:val="2"/>
          </w:tcPr>
          <w:p w14:paraId="39A86EE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0DB3CBCC"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C0A7909" w14:textId="77777777" w:rsidTr="00630B93">
        <w:tc>
          <w:tcPr>
            <w:tcW w:w="2204" w:type="dxa"/>
            <w:vAlign w:val="center"/>
          </w:tcPr>
          <w:p w14:paraId="58AD10FA"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duration of low spells</w:t>
            </w:r>
          </w:p>
        </w:tc>
        <w:tc>
          <w:tcPr>
            <w:tcW w:w="1902" w:type="dxa"/>
          </w:tcPr>
          <w:p w14:paraId="02711EDD" w14:textId="77777777" w:rsidR="00B634E6" w:rsidRPr="00EA700F" w:rsidRDefault="00B634E6" w:rsidP="00A22B81">
            <w:pPr>
              <w:spacing w:line="276" w:lineRule="auto"/>
              <w:jc w:val="both"/>
            </w:pPr>
            <w:proofErr w:type="spellStart"/>
            <w:r w:rsidRPr="00EA700F">
              <w:t>LSMeanDur</w:t>
            </w:r>
            <w:proofErr w:type="spellEnd"/>
          </w:p>
        </w:tc>
        <w:tc>
          <w:tcPr>
            <w:tcW w:w="2410" w:type="dxa"/>
            <w:gridSpan w:val="2"/>
          </w:tcPr>
          <w:p w14:paraId="48B9C82C"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days</w:t>
            </w:r>
          </w:p>
        </w:tc>
        <w:tc>
          <w:tcPr>
            <w:tcW w:w="2500" w:type="dxa"/>
            <w:vMerge/>
          </w:tcPr>
          <w:p w14:paraId="1A410932"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66C97D7" w14:textId="77777777" w:rsidTr="00630B93">
        <w:tc>
          <w:tcPr>
            <w:tcW w:w="2204" w:type="dxa"/>
          </w:tcPr>
          <w:p w14:paraId="48D23F1C"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years’ low spell mean duration</w:t>
            </w:r>
          </w:p>
        </w:tc>
        <w:tc>
          <w:tcPr>
            <w:tcW w:w="1902" w:type="dxa"/>
          </w:tcPr>
          <w:p w14:paraId="44CC0424" w14:textId="77777777" w:rsidR="00B634E6" w:rsidRPr="00EA700F" w:rsidRDefault="00B634E6" w:rsidP="00A22B81">
            <w:pPr>
              <w:spacing w:line="276" w:lineRule="auto"/>
              <w:jc w:val="both"/>
            </w:pPr>
            <w:proofErr w:type="spellStart"/>
            <w:r w:rsidRPr="00EA700F">
              <w:t>CVAnnLSMeanDur</w:t>
            </w:r>
            <w:proofErr w:type="spellEnd"/>
          </w:p>
        </w:tc>
        <w:tc>
          <w:tcPr>
            <w:tcW w:w="2410" w:type="dxa"/>
            <w:gridSpan w:val="2"/>
          </w:tcPr>
          <w:p w14:paraId="61C7B34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45361265"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F56C04D" w14:textId="77777777" w:rsidTr="00630B93">
        <w:tc>
          <w:tcPr>
            <w:tcW w:w="2204" w:type="dxa"/>
          </w:tcPr>
          <w:p w14:paraId="4F09E334" w14:textId="3F89A77D"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flow during driest week</w:t>
            </w:r>
            <w:r w:rsidR="007760E7">
              <w:rPr>
                <w:rFonts w:eastAsia="Times New Roman" w:cs="Times New Roman"/>
                <w:color w:val="000000"/>
                <w:lang w:eastAsia="en-AU"/>
              </w:rPr>
              <w:t xml:space="preserve"> of the year</w:t>
            </w:r>
            <w:r w:rsidRPr="00EA700F">
              <w:rPr>
                <w:rFonts w:eastAsia="Times New Roman" w:cs="Times New Roman"/>
                <w:color w:val="000000"/>
                <w:lang w:eastAsia="en-AU"/>
              </w:rPr>
              <w:t xml:space="preserve">* </w:t>
            </w:r>
          </w:p>
        </w:tc>
        <w:tc>
          <w:tcPr>
            <w:tcW w:w="1902" w:type="dxa"/>
          </w:tcPr>
          <w:p w14:paraId="495E2266" w14:textId="77777777" w:rsidR="00B634E6" w:rsidRPr="00EA700F" w:rsidRDefault="00B634E6" w:rsidP="00A22B81">
            <w:pPr>
              <w:spacing w:line="276" w:lineRule="auto"/>
              <w:jc w:val="both"/>
              <w:rPr>
                <w:color w:val="000000"/>
              </w:rPr>
            </w:pPr>
            <w:r w:rsidRPr="00EA700F">
              <w:rPr>
                <w:color w:val="000000"/>
              </w:rPr>
              <w:t>MA.7daysMinMeannorm</w:t>
            </w:r>
          </w:p>
        </w:tc>
        <w:tc>
          <w:tcPr>
            <w:tcW w:w="2410" w:type="dxa"/>
            <w:gridSpan w:val="2"/>
          </w:tcPr>
          <w:p w14:paraId="3B5A7B19"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193131F8"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3AEEE10A" w14:textId="77777777" w:rsidTr="00630B93">
        <w:tc>
          <w:tcPr>
            <w:tcW w:w="2204" w:type="dxa"/>
          </w:tcPr>
          <w:p w14:paraId="0E1C0F36"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days per year under 0.1ML/day flow</w:t>
            </w:r>
          </w:p>
        </w:tc>
        <w:tc>
          <w:tcPr>
            <w:tcW w:w="1902" w:type="dxa"/>
          </w:tcPr>
          <w:p w14:paraId="658037CC" w14:textId="77777777" w:rsidR="00B634E6" w:rsidRPr="00EA700F" w:rsidRDefault="00B634E6" w:rsidP="00A22B81">
            <w:pPr>
              <w:spacing w:line="276" w:lineRule="auto"/>
              <w:jc w:val="both"/>
            </w:pPr>
            <w:r w:rsidRPr="00EA700F">
              <w:t>MDFAnnUnder0.1</w:t>
            </w:r>
          </w:p>
        </w:tc>
        <w:tc>
          <w:tcPr>
            <w:tcW w:w="2410" w:type="dxa"/>
            <w:gridSpan w:val="2"/>
          </w:tcPr>
          <w:p w14:paraId="02E97B42"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days/year</w:t>
            </w:r>
          </w:p>
        </w:tc>
        <w:tc>
          <w:tcPr>
            <w:tcW w:w="2500" w:type="dxa"/>
            <w:vMerge/>
          </w:tcPr>
          <w:p w14:paraId="522A46E7"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91B5AAC" w14:textId="77777777" w:rsidTr="00630B93">
        <w:tc>
          <w:tcPr>
            <w:tcW w:w="2204" w:type="dxa"/>
          </w:tcPr>
          <w:p w14:paraId="793C144C" w14:textId="75529F39"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w:t>
            </w:r>
            <w:del w:id="338" w:author="Michelle Leishman" w:date="2014-04-08T16:09:00Z">
              <w:r w:rsidRPr="00EA700F" w:rsidDel="00BF2EA0">
                <w:rPr>
                  <w:rFonts w:eastAsia="Times New Roman" w:cs="Times New Roman"/>
                  <w:color w:val="000000"/>
                  <w:lang w:eastAsia="en-AU"/>
                </w:rPr>
                <w:delText>’</w:delText>
              </w:r>
            </w:del>
            <w:r w:rsidRPr="00EA700F">
              <w:rPr>
                <w:rFonts w:eastAsia="Times New Roman" w:cs="Times New Roman"/>
                <w:color w:val="000000"/>
                <w:lang w:eastAsia="en-AU"/>
              </w:rPr>
              <w:t>s</w:t>
            </w:r>
            <w:ins w:id="339" w:author="Michelle Leishman" w:date="2014-04-08T16:09:00Z">
              <w:r w:rsidR="00BF2EA0">
                <w:rPr>
                  <w:rFonts w:eastAsia="Times New Roman" w:cs="Times New Roman"/>
                  <w:color w:val="000000"/>
                  <w:lang w:eastAsia="en-AU"/>
                </w:rPr>
                <w:t>’</w:t>
              </w:r>
            </w:ins>
            <w:r w:rsidRPr="00EA700F">
              <w:rPr>
                <w:rFonts w:eastAsia="Times New Roman" w:cs="Times New Roman"/>
                <w:color w:val="000000"/>
                <w:lang w:eastAsia="en-AU"/>
              </w:rPr>
              <w:t xml:space="preserve"> days per year under 0.1ML/day flow</w:t>
            </w:r>
          </w:p>
        </w:tc>
        <w:tc>
          <w:tcPr>
            <w:tcW w:w="1902" w:type="dxa"/>
          </w:tcPr>
          <w:p w14:paraId="10E39562" w14:textId="77777777" w:rsidR="00B634E6" w:rsidRPr="00EA700F" w:rsidRDefault="00B634E6" w:rsidP="00A22B81">
            <w:pPr>
              <w:spacing w:line="276" w:lineRule="auto"/>
              <w:jc w:val="both"/>
            </w:pPr>
            <w:r w:rsidRPr="00EA700F">
              <w:t>CVAnnMDFAnnUnder0.1</w:t>
            </w:r>
          </w:p>
        </w:tc>
        <w:tc>
          <w:tcPr>
            <w:tcW w:w="2410" w:type="dxa"/>
            <w:gridSpan w:val="2"/>
          </w:tcPr>
          <w:p w14:paraId="05E68821"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7800FDF3"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31A7CD4" w14:textId="77777777" w:rsidTr="00630B93">
        <w:tc>
          <w:tcPr>
            <w:tcW w:w="9016" w:type="dxa"/>
            <w:gridSpan w:val="5"/>
          </w:tcPr>
          <w:p w14:paraId="09725B05" w14:textId="77777777" w:rsidR="00B634E6" w:rsidRPr="00EA700F" w:rsidRDefault="00B634E6" w:rsidP="00A22B81">
            <w:pPr>
              <w:spacing w:line="276" w:lineRule="auto"/>
              <w:jc w:val="center"/>
              <w:rPr>
                <w:rFonts w:eastAsia="Times New Roman" w:cs="Times New Roman"/>
                <w:color w:val="000000"/>
                <w:lang w:eastAsia="en-AU"/>
              </w:rPr>
            </w:pPr>
            <w:r w:rsidRPr="00EA700F">
              <w:rPr>
                <w:rFonts w:eastAsia="Times New Roman" w:cs="Times New Roman"/>
                <w:i/>
                <w:color w:val="000000"/>
                <w:lang w:eastAsia="en-AU"/>
              </w:rPr>
              <w:t>Colwell’s indices</w:t>
            </w:r>
          </w:p>
        </w:tc>
      </w:tr>
      <w:tr w:rsidR="00B634E6" w:rsidRPr="00EA700F" w14:paraId="67D790B3" w14:textId="77777777" w:rsidTr="00630B93">
        <w:tc>
          <w:tcPr>
            <w:tcW w:w="2204" w:type="dxa"/>
          </w:tcPr>
          <w:p w14:paraId="2A33725C" w14:textId="2425CA83" w:rsidR="00B634E6" w:rsidRPr="00EA700F" w:rsidRDefault="00B634E6" w:rsidP="00A22B81">
            <w:pPr>
              <w:spacing w:line="276" w:lineRule="auto"/>
              <w:rPr>
                <w:rFonts w:eastAsia="Times New Roman" w:cs="Times New Roman"/>
                <w:color w:val="000000"/>
                <w:lang w:eastAsia="en-AU"/>
              </w:rPr>
            </w:pPr>
            <w:r w:rsidRPr="00EA700F">
              <w:rPr>
                <w:color w:val="000000"/>
              </w:rPr>
              <w:t xml:space="preserve">Constancy </w:t>
            </w:r>
            <w:r w:rsidR="00625ED2">
              <w:rPr>
                <w:color w:val="000000"/>
              </w:rPr>
              <w:t>of</w:t>
            </w:r>
            <w:r w:rsidRPr="00EA700F">
              <w:rPr>
                <w:color w:val="000000"/>
              </w:rPr>
              <w:t xml:space="preserve"> monthly </w:t>
            </w:r>
            <w:r w:rsidRPr="00EA700F">
              <w:rPr>
                <w:color w:val="000000"/>
              </w:rPr>
              <w:lastRenderedPageBreak/>
              <w:t xml:space="preserve">mean daily flow </w:t>
            </w:r>
          </w:p>
        </w:tc>
        <w:tc>
          <w:tcPr>
            <w:tcW w:w="1902" w:type="dxa"/>
          </w:tcPr>
          <w:p w14:paraId="12B706BF" w14:textId="77777777" w:rsidR="00B634E6" w:rsidRPr="00EA700F" w:rsidRDefault="00B634E6" w:rsidP="00A22B81">
            <w:pPr>
              <w:spacing w:line="276" w:lineRule="auto"/>
              <w:jc w:val="both"/>
            </w:pPr>
            <w:r w:rsidRPr="00EA700F">
              <w:lastRenderedPageBreak/>
              <w:t>C_MDFM</w:t>
            </w:r>
          </w:p>
        </w:tc>
        <w:tc>
          <w:tcPr>
            <w:tcW w:w="2410" w:type="dxa"/>
            <w:gridSpan w:val="2"/>
          </w:tcPr>
          <w:p w14:paraId="128A974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69D9E949" w14:textId="6C6DFBC2" w:rsidR="00B634E6" w:rsidRPr="00EA700F" w:rsidRDefault="00B634E6" w:rsidP="00A22B81">
            <w:pPr>
              <w:spacing w:line="276" w:lineRule="auto"/>
              <w:rPr>
                <w:rFonts w:eastAsia="Times New Roman" w:cs="Times New Roman"/>
                <w:color w:val="000000"/>
                <w:lang w:eastAsia="en-AU"/>
              </w:rPr>
            </w:pPr>
            <w:r w:rsidRPr="00EA700F">
              <w:rPr>
                <w:rFonts w:cs="Helvetica"/>
                <w:color w:val="000000"/>
              </w:rPr>
              <w:t xml:space="preserve">Colwell’s indices provide </w:t>
            </w:r>
            <w:r w:rsidRPr="00EA700F">
              <w:rPr>
                <w:rFonts w:cs="Helvetica"/>
                <w:color w:val="000000"/>
              </w:rPr>
              <w:lastRenderedPageBreak/>
              <w:t xml:space="preserve">a measure of the seasonal predictability of flow events and therefore water availability within the riparian zone. </w:t>
            </w:r>
            <w:commentRangeStart w:id="340"/>
            <w:r w:rsidRPr="00EA700F">
              <w:rPr>
                <w:rFonts w:eastAsia="Times New Roman" w:cs="Times New Roman"/>
                <w:iCs/>
                <w:color w:val="000000"/>
                <w:lang w:eastAsia="en-AU"/>
              </w:rPr>
              <w:t>Constancy</w:t>
            </w:r>
            <w:r w:rsidRPr="00EA700F">
              <w:rPr>
                <w:rFonts w:eastAsia="Times New Roman" w:cs="Times New Roman"/>
                <w:color w:val="000000"/>
                <w:lang w:eastAsia="en-AU"/>
              </w:rPr>
              <w:t xml:space="preserve"> (M)</w:t>
            </w:r>
            <w:commentRangeEnd w:id="340"/>
            <w:r w:rsidR="00BF2EA0">
              <w:rPr>
                <w:rStyle w:val="CommentReference"/>
              </w:rPr>
              <w:commentReference w:id="340"/>
            </w:r>
            <w:r w:rsidRPr="00EA700F">
              <w:rPr>
                <w:rFonts w:eastAsia="Times New Roman" w:cs="Times New Roman"/>
                <w:color w:val="000000"/>
                <w:lang w:eastAsia="en-AU"/>
              </w:rPr>
              <w:t xml:space="preserve"> measures uniformity of flow across seasons, and is maximised when flow conditions do not differ between seasons. </w:t>
            </w:r>
            <w:r w:rsidRPr="00EA700F">
              <w:rPr>
                <w:iCs/>
                <w:color w:val="000000"/>
              </w:rPr>
              <w:t>Contingency (M)</w:t>
            </w:r>
            <w:r w:rsidRPr="00EA700F">
              <w:rPr>
                <w:color w:val="000000"/>
              </w:rPr>
              <w:t xml:space="preserve"> is a measure of </w:t>
            </w:r>
            <w:proofErr w:type="spellStart"/>
            <w:r w:rsidRPr="00EA700F">
              <w:rPr>
                <w:color w:val="000000"/>
              </w:rPr>
              <w:t>interannual</w:t>
            </w:r>
            <w:proofErr w:type="spellEnd"/>
            <w:r w:rsidRPr="00EA700F">
              <w:rPr>
                <w:color w:val="000000"/>
              </w:rPr>
              <w:t xml:space="preserve"> uniformity in seasonal flow patterns, and is maximized when seasonal patterns of flow are consistent between years.  We generated Colwell</w:t>
            </w:r>
            <w:ins w:id="341" w:author="Michelle Leishman" w:date="2014-04-08T16:10:00Z">
              <w:r w:rsidR="00BF2EA0">
                <w:rPr>
                  <w:color w:val="000000"/>
                </w:rPr>
                <w:t>’</w:t>
              </w:r>
            </w:ins>
            <w:r w:rsidRPr="00EA700F">
              <w:rPr>
                <w:color w:val="000000"/>
              </w:rPr>
              <w:t>s indices for both average flow conditions and minimum flows conditions.</w:t>
            </w:r>
          </w:p>
        </w:tc>
      </w:tr>
      <w:tr w:rsidR="00B634E6" w:rsidRPr="00EA700F" w14:paraId="1BE2CA6B" w14:textId="77777777" w:rsidTr="00630B93">
        <w:tc>
          <w:tcPr>
            <w:tcW w:w="2204" w:type="dxa"/>
          </w:tcPr>
          <w:p w14:paraId="53D7148B" w14:textId="1AC9988F" w:rsidR="00B634E6" w:rsidRPr="00EA700F" w:rsidRDefault="00625ED2" w:rsidP="00A22B81">
            <w:pPr>
              <w:spacing w:line="276" w:lineRule="auto"/>
              <w:rPr>
                <w:rFonts w:eastAsia="Times New Roman" w:cs="Times New Roman"/>
                <w:color w:val="000000"/>
                <w:lang w:eastAsia="en-AU"/>
              </w:rPr>
            </w:pPr>
            <w:r>
              <w:rPr>
                <w:color w:val="000000"/>
              </w:rPr>
              <w:lastRenderedPageBreak/>
              <w:t>Contingency of</w:t>
            </w:r>
            <w:r w:rsidR="00B634E6" w:rsidRPr="00EA700F">
              <w:rPr>
                <w:color w:val="000000"/>
              </w:rPr>
              <w:t xml:space="preserve"> monthly mean daily flow </w:t>
            </w:r>
          </w:p>
        </w:tc>
        <w:tc>
          <w:tcPr>
            <w:tcW w:w="1902" w:type="dxa"/>
          </w:tcPr>
          <w:p w14:paraId="7D3BF973" w14:textId="77777777" w:rsidR="00B634E6" w:rsidRPr="00EA700F" w:rsidRDefault="00B634E6" w:rsidP="00A22B81">
            <w:pPr>
              <w:spacing w:line="276" w:lineRule="auto"/>
              <w:jc w:val="both"/>
            </w:pPr>
            <w:r w:rsidRPr="00EA700F">
              <w:t>M_MDFM</w:t>
            </w:r>
          </w:p>
        </w:tc>
        <w:tc>
          <w:tcPr>
            <w:tcW w:w="2410" w:type="dxa"/>
            <w:gridSpan w:val="2"/>
          </w:tcPr>
          <w:p w14:paraId="00DDB2A2"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541A9C16" w14:textId="77777777" w:rsidR="00B634E6" w:rsidRPr="00EA700F" w:rsidRDefault="00B634E6" w:rsidP="00A22B81">
            <w:pPr>
              <w:spacing w:line="360" w:lineRule="auto"/>
              <w:jc w:val="both"/>
              <w:rPr>
                <w:rFonts w:eastAsia="Times New Roman" w:cs="Times New Roman"/>
                <w:color w:val="000000"/>
                <w:lang w:eastAsia="en-AU"/>
              </w:rPr>
            </w:pPr>
          </w:p>
        </w:tc>
      </w:tr>
      <w:tr w:rsidR="00B634E6" w:rsidRPr="00EA700F" w14:paraId="6ACB7AEA" w14:textId="77777777" w:rsidTr="00630B93">
        <w:tc>
          <w:tcPr>
            <w:tcW w:w="2204" w:type="dxa"/>
          </w:tcPr>
          <w:p w14:paraId="667C225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Constancy based on monthly minimum daily flow</w:t>
            </w:r>
          </w:p>
        </w:tc>
        <w:tc>
          <w:tcPr>
            <w:tcW w:w="1902" w:type="dxa"/>
          </w:tcPr>
          <w:p w14:paraId="433D6726" w14:textId="77777777" w:rsidR="00B634E6" w:rsidRPr="00EA700F" w:rsidRDefault="00B634E6" w:rsidP="00A22B81">
            <w:pPr>
              <w:spacing w:line="276" w:lineRule="auto"/>
              <w:jc w:val="both"/>
            </w:pPr>
            <w:proofErr w:type="spellStart"/>
            <w:r w:rsidRPr="00EA700F">
              <w:t>C_MinM</w:t>
            </w:r>
            <w:proofErr w:type="spellEnd"/>
          </w:p>
        </w:tc>
        <w:tc>
          <w:tcPr>
            <w:tcW w:w="2410" w:type="dxa"/>
            <w:gridSpan w:val="2"/>
          </w:tcPr>
          <w:p w14:paraId="25AB01F6"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C76F616" w14:textId="77777777" w:rsidR="00B634E6" w:rsidRPr="00EA700F" w:rsidRDefault="00B634E6" w:rsidP="00A22B81">
            <w:pPr>
              <w:spacing w:line="360" w:lineRule="auto"/>
              <w:jc w:val="both"/>
              <w:rPr>
                <w:rFonts w:eastAsia="Times New Roman" w:cs="Times New Roman"/>
                <w:color w:val="000000"/>
                <w:lang w:eastAsia="en-AU"/>
              </w:rPr>
            </w:pPr>
          </w:p>
        </w:tc>
      </w:tr>
      <w:tr w:rsidR="00B634E6" w:rsidRPr="00EA700F" w14:paraId="3C1EA388" w14:textId="77777777" w:rsidTr="00630B93">
        <w:tc>
          <w:tcPr>
            <w:tcW w:w="2204" w:type="dxa"/>
          </w:tcPr>
          <w:p w14:paraId="1B37437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 xml:space="preserve">Contingency based on monthly minimum daily flow </w:t>
            </w:r>
          </w:p>
        </w:tc>
        <w:tc>
          <w:tcPr>
            <w:tcW w:w="1902" w:type="dxa"/>
          </w:tcPr>
          <w:p w14:paraId="32231733" w14:textId="77777777" w:rsidR="00B634E6" w:rsidRPr="00EA700F" w:rsidRDefault="00B634E6" w:rsidP="00A22B81">
            <w:pPr>
              <w:spacing w:line="276" w:lineRule="auto"/>
              <w:jc w:val="both"/>
            </w:pPr>
            <w:proofErr w:type="spellStart"/>
            <w:r w:rsidRPr="00EA700F">
              <w:t>M_MinM</w:t>
            </w:r>
            <w:proofErr w:type="spellEnd"/>
          </w:p>
        </w:tc>
        <w:tc>
          <w:tcPr>
            <w:tcW w:w="2410" w:type="dxa"/>
            <w:gridSpan w:val="2"/>
          </w:tcPr>
          <w:p w14:paraId="073DCE81"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6927EF92" w14:textId="77777777" w:rsidR="00B634E6" w:rsidRPr="00EA700F" w:rsidRDefault="00B634E6" w:rsidP="00A22B81">
            <w:pPr>
              <w:spacing w:line="360" w:lineRule="auto"/>
              <w:jc w:val="both"/>
              <w:rPr>
                <w:rFonts w:eastAsia="Times New Roman" w:cs="Times New Roman"/>
                <w:color w:val="000000"/>
                <w:lang w:eastAsia="en-AU"/>
              </w:rPr>
            </w:pPr>
          </w:p>
        </w:tc>
      </w:tr>
    </w:tbl>
    <w:p w14:paraId="7E747D08" w14:textId="03B3C4A8" w:rsidR="00B634E6" w:rsidRPr="00EA700F" w:rsidRDefault="00B634E6" w:rsidP="00A22B81">
      <w:pPr>
        <w:pStyle w:val="Caption"/>
        <w:spacing w:line="360" w:lineRule="auto"/>
        <w:jc w:val="both"/>
        <w:rPr>
          <w:rFonts w:eastAsia="Times New Roman" w:cs="Times New Roman"/>
          <w:color w:val="000000"/>
          <w:sz w:val="22"/>
          <w:szCs w:val="22"/>
          <w:lang w:eastAsia="en-AU"/>
        </w:rPr>
      </w:pPr>
      <w:r w:rsidRPr="00EA700F">
        <w:rPr>
          <w:sz w:val="22"/>
          <w:szCs w:val="22"/>
        </w:rPr>
        <w:t xml:space="preserve">Table </w:t>
      </w:r>
      <w:r w:rsidR="00335320" w:rsidRPr="00EA700F">
        <w:rPr>
          <w:sz w:val="22"/>
          <w:szCs w:val="22"/>
        </w:rPr>
        <w:t>1</w:t>
      </w:r>
      <w:r w:rsidRPr="00EA700F">
        <w:rPr>
          <w:sz w:val="22"/>
          <w:szCs w:val="22"/>
        </w:rPr>
        <w:t>. Hydrological parameters used as metrics of variability in high flow magnitude and frequency and predictability and consistency of water availability in the riparian environment. * - normalised by mean daily flow (ML/day)</w:t>
      </w:r>
    </w:p>
    <w:p w14:paraId="55ED99EF" w14:textId="03DB7338" w:rsidR="00B634E6" w:rsidRDefault="00B634E6" w:rsidP="00A22B81">
      <w:pPr>
        <w:spacing w:line="360" w:lineRule="auto"/>
        <w:jc w:val="both"/>
      </w:pPr>
      <w:r w:rsidRPr="00EA700F">
        <w:t xml:space="preserve">Finally, we performed </w:t>
      </w:r>
      <w:proofErr w:type="spellStart"/>
      <w:r w:rsidRPr="00EA700F">
        <w:t>permutational</w:t>
      </w:r>
      <w:proofErr w:type="spellEnd"/>
      <w:r w:rsidRPr="00EA700F">
        <w:t xml:space="preserve"> multivariate analysis of variance using distance matrice</w:t>
      </w:r>
      <w:r w:rsidR="00947919">
        <w:t xml:space="preserve">s, using the vegan package in R </w:t>
      </w:r>
      <w:r w:rsidR="00947919">
        <w:fldChar w:fldCharType="begin" w:fldLock="1"/>
      </w:r>
      <w:r w:rsidR="00135469">
        <w:instrText>ADDIN CSL_CITATION { "citationItems" : [ { "id" : "ITEM-1", "itemData" : { "author" : [ { "dropping-particle" : "", "family" : "Oksanen", "given" : "Jari", "non-dropping-particle" : "", "parse-names" : false, "suffix" : "" }, { "dropping-particle" : "", "family" : "Blanchet", "given" : "F Guillaume", "non-dropping-particle" : "", "parse-names" : false, "suffix" : "" }, { "dropping-particle" : "", "family" : "Kindt", "given" : "Roeland", "non-dropping-particle" : "", "parse-names" : false, "suffix" : "" }, { "dropping-particle" : "", "family" : "Legendre", "given" : "Pierre", "non-dropping-particle" : "", "parse-names" : false, "suffix" : "" }, { "dropping-particle" : "", "family" : "Minchin", "given" : "Peter R", "non-dropping-particle" : "", "parse-names" : false, "suffix" : "" }, { "dropping-particle" : "", "family" : "O'Hara", "given" : "R B", "non-dropping-particle" : "", "parse-names" : false, "suffix" : "" }, { "dropping-particle" : "", "family" : "Simpson", "given" : "Gavin L", "non-dropping-particle" : "", "parse-names" : false, "suffix" : "" }, { "dropping-particle" : "", "family" : "Solymos", "given" : "Peter", "non-dropping-particle" : "", "parse-names" : false, "suffix" : "" }, { "dropping-particle" : "", "family" : "Stevens", "given" : "M Henry H", "non-dropping-particle" : "", "parse-names" : false, "suffix" : "" }, { "dropping-particle" : "", "family" : "Wagner", "given" : "Helene", "non-dropping-particle" : "", "parse-names" : false, "suffix" : "" } ], "id" : "ITEM-1", "issued" : { "date-parts" : [ [ "2013" ] ] }, "note" : "R package version 2.0-8", "title" : "vegan: Community Ecology Package", "type" : "article" }, "uris" : [ "http://www.mendeley.com/documents/?uuid=70ad43c8-e310-4c5d-9ef8-800138781dff" ] }, { "id" : "ITEM-2", "itemData" : { "author" : [ { "dropping-particle" : "", "family" : "R Core Team", "given" : "", "non-dropping-particle" : "", "parse-names" : false, "suffix" : "" } ], "id" : "ITEM-2", "issued" : { "date-parts" : [ [ "2013" ] ] }, "publisher-place" : "Vienna, Austria", "title" : "R: A Language and Environment for Statistical Computing", "type" : "article" }, "uris" : [ "http://www.mendeley.com/documents/?uuid=900b1f1c-da19-4dbb-be96-156b5522fc98" ] } ], "mendeley" : { "previouslyFormattedCitation" : "(Oksanen et al., 2013; R Core Team, 2013)" }, "properties" : { "noteIndex" : 0 }, "schema" : "https://github.com/citation-style-language/schema/raw/master/csl-citation.json" }</w:instrText>
      </w:r>
      <w:r w:rsidR="00947919">
        <w:fldChar w:fldCharType="separate"/>
      </w:r>
      <w:r w:rsidR="00947919" w:rsidRPr="00947919">
        <w:rPr>
          <w:noProof/>
        </w:rPr>
        <w:t>(Oksanen et al., 2013; R Core Team, 2013)</w:t>
      </w:r>
      <w:r w:rsidR="00947919">
        <w:fldChar w:fldCharType="end"/>
      </w:r>
      <w:del w:id="342" w:author="Michelle Leishman" w:date="2014-04-08T16:11:00Z">
        <w:r w:rsidR="00947919" w:rsidDel="00BF2EA0">
          <w:delText>,</w:delText>
        </w:r>
      </w:del>
      <w:r w:rsidR="00947919">
        <w:t xml:space="preserve"> </w:t>
      </w:r>
      <w:r w:rsidRPr="00EA700F">
        <w:t xml:space="preserve">across these chosen metrics to </w:t>
      </w:r>
      <w:del w:id="343" w:author="Michelle Leishman" w:date="2014-04-08T16:11:00Z">
        <w:r w:rsidRPr="00EA700F" w:rsidDel="00BF2EA0">
          <w:delText xml:space="preserve">confirm </w:delText>
        </w:r>
      </w:del>
      <w:ins w:id="344" w:author="Michelle Leishman" w:date="2014-04-08T16:11:00Z">
        <w:r w:rsidR="00BF2EA0">
          <w:t>assess</w:t>
        </w:r>
        <w:r w:rsidR="00BF2EA0" w:rsidRPr="00EA700F">
          <w:t xml:space="preserve"> </w:t>
        </w:r>
      </w:ins>
      <w:del w:id="345" w:author="Dr Kirstie Fryirs" w:date="2014-04-03T08:16:00Z">
        <w:r w:rsidRPr="00EA700F" w:rsidDel="00B118A6">
          <w:delText xml:space="preserve">that our field sites </w:delText>
        </w:r>
      </w:del>
      <w:r w:rsidR="00947919">
        <w:t>whether our field sites</w:t>
      </w:r>
      <w:r w:rsidRPr="00EA700F">
        <w:t xml:space="preserve"> comprise three significantly different hydrological categories.</w:t>
      </w:r>
    </w:p>
    <w:p w14:paraId="613F2F5B" w14:textId="1FF95DC3" w:rsidR="00F42B80" w:rsidRDefault="00F42B80" w:rsidP="00A22B81">
      <w:pPr>
        <w:spacing w:line="360" w:lineRule="auto"/>
        <w:jc w:val="both"/>
        <w:rPr>
          <w:b/>
        </w:rPr>
      </w:pPr>
      <w:r w:rsidRPr="00F42B80">
        <w:rPr>
          <w:b/>
        </w:rPr>
        <w:t>Data analysis</w:t>
      </w:r>
    </w:p>
    <w:p w14:paraId="31652934" w14:textId="1CA9060E" w:rsidR="00F42B80" w:rsidRPr="00F42B80" w:rsidRDefault="00F42B80" w:rsidP="00A22B81">
      <w:pPr>
        <w:spacing w:line="360" w:lineRule="auto"/>
        <w:jc w:val="both"/>
        <w:rPr>
          <w:b/>
        </w:rPr>
      </w:pPr>
      <w:r>
        <w:t xml:space="preserve">All statistical analyses </w:t>
      </w:r>
      <w:del w:id="346" w:author="Michelle Leishman" w:date="2014-04-08T16:12:00Z">
        <w:r w:rsidDel="00BF2EA0">
          <w:delText xml:space="preserve">in this study </w:delText>
        </w:r>
      </w:del>
      <w:r>
        <w:t xml:space="preserve">were performed using the R statistical programming environment </w:t>
      </w:r>
      <w:r>
        <w:fldChar w:fldCharType="begin" w:fldLock="1"/>
      </w:r>
      <w:r w:rsidR="00135469">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"previouslyFormattedCitation" : "(R Core Team, 2013)" }, "properties" : { "noteIndex" : 0 }, "schema" : "https://github.com/citation-style-language/schema/raw/master/csl-citation.json" }</w:instrText>
      </w:r>
      <w:r>
        <w:fldChar w:fldCharType="separate"/>
      </w:r>
      <w:r w:rsidRPr="00F42B80">
        <w:rPr>
          <w:noProof/>
        </w:rPr>
        <w:t>(R Core Team, 2013)</w:t>
      </w:r>
      <w:r>
        <w:fldChar w:fldCharType="end"/>
      </w:r>
      <w:r>
        <w:t xml:space="preserve">. Statistical significance was </w:t>
      </w:r>
      <w:proofErr w:type="spellStart"/>
      <w:r>
        <w:t>thresholded</w:t>
      </w:r>
      <w:proofErr w:type="spellEnd"/>
      <w:r>
        <w:t xml:space="preserve"> at alpha = 0.05.</w:t>
      </w:r>
    </w:p>
    <w:p w14:paraId="173753BF" w14:textId="77777777" w:rsidR="00B634E6" w:rsidRPr="00F42B80" w:rsidRDefault="00B634E6" w:rsidP="00A22B81">
      <w:pPr>
        <w:spacing w:line="360" w:lineRule="auto"/>
        <w:jc w:val="both"/>
        <w:rPr>
          <w:i/>
        </w:rPr>
      </w:pPr>
      <w:r w:rsidRPr="00F42B80">
        <w:rPr>
          <w:i/>
        </w:rPr>
        <w:t>Abundance weighted site means of wood density</w:t>
      </w:r>
    </w:p>
    <w:p w14:paraId="40948BC5" w14:textId="2198816D" w:rsidR="00B634E6" w:rsidRPr="00EA700F" w:rsidRDefault="00B634E6" w:rsidP="00A22B81">
      <w:pPr>
        <w:spacing w:line="360" w:lineRule="auto"/>
        <w:jc w:val="both"/>
      </w:pPr>
      <w:r w:rsidRPr="00EA700F">
        <w:t>To investigate variation in wood density across hydrological gradients at the community level, abundance weighted means of wood density were generated for each site. Species relative abundance was compiled from records of % cover at the shrub (1-4</w:t>
      </w:r>
      <w:ins w:id="347" w:author="Michelle Leishman" w:date="2014-04-08T16:13:00Z">
        <w:r w:rsidR="00BF2EA0">
          <w:t xml:space="preserve"> </w:t>
        </w:r>
      </w:ins>
      <w:r w:rsidRPr="00EA700F">
        <w:t xml:space="preserve">m), </w:t>
      </w:r>
      <w:proofErr w:type="spellStart"/>
      <w:r w:rsidRPr="00EA700F">
        <w:t>subcanopy</w:t>
      </w:r>
      <w:proofErr w:type="spellEnd"/>
      <w:r w:rsidRPr="00EA700F">
        <w:t xml:space="preserve"> (4-8</w:t>
      </w:r>
      <w:ins w:id="348" w:author="Michelle Leishman" w:date="2014-04-08T16:13:00Z">
        <w:r w:rsidR="00BF2EA0">
          <w:t xml:space="preserve"> </w:t>
        </w:r>
      </w:ins>
      <w:r w:rsidRPr="00EA700F">
        <w:t>m) and canopy (8+</w:t>
      </w:r>
      <w:ins w:id="349" w:author="Michelle Leishman" w:date="2014-04-08T16:13:00Z">
        <w:r w:rsidR="00BF2EA0">
          <w:t xml:space="preserve"> m</w:t>
        </w:r>
      </w:ins>
      <w:r w:rsidRPr="00EA700F">
        <w:t xml:space="preserve">) strata.  Wood density values were then weighted according to species relative </w:t>
      </w:r>
      <w:r w:rsidRPr="00EA700F">
        <w:lastRenderedPageBreak/>
        <w:t xml:space="preserve">abundance and then summed to produce the abundance weighted site mean. This method integrates particular trait values with their real world abundance as a measure of ‘performance’, while providing a useful reduction in data dimensionality. Wood density varies only over one order of magnitude, while exhibiting relatively high intra-species plasticity. As such, abundance weighted site means work well for environmental gradient studies because the focus is maintained on the functional characteristics of the community, rather than on species </w:t>
      </w:r>
      <w:r w:rsidRPr="00EA700F">
        <w:rPr>
          <w:i/>
        </w:rPr>
        <w:t>per se</w:t>
      </w:r>
      <w:r w:rsidRPr="00EA700F">
        <w:t xml:space="preserve">. </w:t>
      </w:r>
    </w:p>
    <w:p w14:paraId="1DC2E60D" w14:textId="77777777" w:rsidR="00B634E6" w:rsidRPr="00F42B80" w:rsidRDefault="00B634E6" w:rsidP="00A22B81">
      <w:pPr>
        <w:spacing w:line="360" w:lineRule="auto"/>
        <w:jc w:val="both"/>
        <w:rPr>
          <w:i/>
        </w:rPr>
      </w:pPr>
      <w:r w:rsidRPr="00F42B80">
        <w:rPr>
          <w:i/>
        </w:rPr>
        <w:t>Comparing wood density between hydrological classes</w:t>
      </w:r>
    </w:p>
    <w:p w14:paraId="59004043" w14:textId="32060D89" w:rsidR="00B634E6" w:rsidRPr="00EA700F" w:rsidRDefault="00B634E6" w:rsidP="00A22B81">
      <w:pPr>
        <w:spacing w:line="360" w:lineRule="auto"/>
        <w:jc w:val="both"/>
      </w:pPr>
      <w:r w:rsidRPr="00EA700F">
        <w:t>Raw species trait values were lumped according to the hydrological class membership</w:t>
      </w:r>
      <w:r w:rsidR="006F4B8F">
        <w:t>,</w:t>
      </w:r>
      <w:r w:rsidRPr="00EA700F">
        <w:t xml:space="preserve"> and differences between classes tested </w:t>
      </w:r>
      <w:del w:id="350" w:author="Michelle Leishman" w:date="2014-04-08T16:14:00Z">
        <w:r w:rsidRPr="00EA700F" w:rsidDel="00BF2EA0">
          <w:delText xml:space="preserve">for </w:delText>
        </w:r>
      </w:del>
      <w:r w:rsidRPr="00EA700F">
        <w:t xml:space="preserve">using a post-hoc </w:t>
      </w:r>
      <w:proofErr w:type="spellStart"/>
      <w:r w:rsidRPr="00EA700F">
        <w:t>Tukey’s</w:t>
      </w:r>
      <w:proofErr w:type="spellEnd"/>
      <w:r w:rsidRPr="00EA700F">
        <w:t xml:space="preserve"> HSD test. This test was repeated using class-lumped abundance weighted site means. </w:t>
      </w:r>
    </w:p>
    <w:p w14:paraId="79AE2560" w14:textId="77777777" w:rsidR="00B634E6" w:rsidRPr="00F42B80" w:rsidRDefault="00B634E6" w:rsidP="00A22B81">
      <w:pPr>
        <w:spacing w:line="360" w:lineRule="auto"/>
        <w:jc w:val="both"/>
        <w:rPr>
          <w:i/>
        </w:rPr>
      </w:pPr>
      <w:r w:rsidRPr="00F42B80">
        <w:rPr>
          <w:i/>
        </w:rPr>
        <w:t>Testing relationships between mean wood density and hydrological conditions</w:t>
      </w:r>
    </w:p>
    <w:p w14:paraId="1968B0C2" w14:textId="7E14F803" w:rsidR="00335320" w:rsidRDefault="00B634E6" w:rsidP="00A22B81">
      <w:pPr>
        <w:spacing w:line="360" w:lineRule="auto"/>
        <w:jc w:val="both"/>
      </w:pPr>
      <w:r w:rsidRPr="00EA700F">
        <w:t>Ordinary least-squares regression models were generated for selected metrics to determine relationships between hydrological gradients and abundance weighted site mean values. Wood density data was normally distributed and did not require transformation. To reduce the occurrence of Type 1 statistical error, we adjusted the resulti</w:t>
      </w:r>
      <w:r w:rsidR="003F4885">
        <w:t xml:space="preserve">ng p values using the </w:t>
      </w:r>
      <w:proofErr w:type="spellStart"/>
      <w:r w:rsidR="003F4885">
        <w:t>Benjamini</w:t>
      </w:r>
      <w:proofErr w:type="spellEnd"/>
      <w:r w:rsidR="003F4885">
        <w:t xml:space="preserve"> - </w:t>
      </w:r>
      <w:r w:rsidRPr="00EA700F">
        <w:t>Hochberg (BH) procedure for controlling family-wise error rate</w:t>
      </w:r>
      <w:r w:rsidR="006F4B8F">
        <w:t xml:space="preserve"> (stats package, </w:t>
      </w:r>
      <w:r w:rsidR="006F4B8F">
        <w:fldChar w:fldCharType="begin" w:fldLock="1"/>
      </w:r>
      <w:r w:rsidR="00135469">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"manualFormatting" : "R Core Team 2013)", "previouslyFormattedCitation" : "(R Core Team, 2013)" }, "properties" : { "noteIndex" : 0 }, "schema" : "https://github.com/citation-style-language/schema/raw/master/csl-citation.json" }</w:instrText>
      </w:r>
      <w:r w:rsidR="006F4B8F">
        <w:fldChar w:fldCharType="separate"/>
      </w:r>
      <w:r w:rsidR="006F4B8F">
        <w:rPr>
          <w:noProof/>
        </w:rPr>
        <w:t>R Core Team</w:t>
      </w:r>
      <w:r w:rsidR="006F4B8F" w:rsidRPr="006F4B8F">
        <w:rPr>
          <w:noProof/>
        </w:rPr>
        <w:t xml:space="preserve"> 2013)</w:t>
      </w:r>
      <w:r w:rsidR="006F4B8F">
        <w:fldChar w:fldCharType="end"/>
      </w:r>
      <w:r w:rsidRPr="00EA700F">
        <w:t xml:space="preserve">. Although ecological rationale </w:t>
      </w:r>
      <w:r w:rsidR="006F4B8F">
        <w:t>supported</w:t>
      </w:r>
      <w:r w:rsidRPr="00EA700F">
        <w:t xml:space="preserve"> inclusion of each subgroup of hydrological metrics, these metrics were highly </w:t>
      </w:r>
      <w:proofErr w:type="spellStart"/>
      <w:r w:rsidRPr="00EA700F">
        <w:t>autocorrelated</w:t>
      </w:r>
      <w:proofErr w:type="spellEnd"/>
      <w:r w:rsidRPr="00EA700F">
        <w:t>. The BH procedure has been shown to control the false discovery rate for positively dependent test statistics (</w:t>
      </w:r>
      <w:proofErr w:type="spellStart"/>
      <w:r w:rsidRPr="00EA700F">
        <w:t>Benjamini</w:t>
      </w:r>
      <w:proofErr w:type="spellEnd"/>
      <w:r w:rsidRPr="00EA700F">
        <w:t xml:space="preserve"> and </w:t>
      </w:r>
      <w:proofErr w:type="spellStart"/>
      <w:r w:rsidRPr="00EA700F">
        <w:t>Yekutieli</w:t>
      </w:r>
      <w:proofErr w:type="spellEnd"/>
      <w:r w:rsidRPr="00EA700F">
        <w:t xml:space="preserve">, 2001). We then identified ecologically relevant axes of variation in hydrological conditions by running a principal components analysis </w:t>
      </w:r>
      <w:r w:rsidR="00F42B80">
        <w:t xml:space="preserve">(stats package, </w:t>
      </w:r>
      <w:r w:rsidR="00F42B80">
        <w:fldChar w:fldCharType="begin" w:fldLock="1"/>
      </w:r>
      <w:r w:rsidR="00135469">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"manualFormatting" : "R Core Team 2013)", "previouslyFormattedCitation" : "(R Core Team, 2013)" }, "properties" : { "noteIndex" : 0 }, "schema" : "https://github.com/citation-style-language/schema/raw/master/csl-citation.json" }</w:instrText>
      </w:r>
      <w:r w:rsidR="00F42B80">
        <w:fldChar w:fldCharType="separate"/>
      </w:r>
      <w:r w:rsidR="00F42B80">
        <w:rPr>
          <w:noProof/>
        </w:rPr>
        <w:t>R Core Team</w:t>
      </w:r>
      <w:r w:rsidR="00F42B80" w:rsidRPr="006F4B8F">
        <w:rPr>
          <w:noProof/>
        </w:rPr>
        <w:t xml:space="preserve"> 2013)</w:t>
      </w:r>
      <w:r w:rsidR="00F42B80">
        <w:fldChar w:fldCharType="end"/>
      </w:r>
      <w:r w:rsidR="00F42B80">
        <w:t xml:space="preserve"> </w:t>
      </w:r>
      <w:del w:id="351" w:author="Michelle Leishman" w:date="2014-04-08T16:15:00Z">
        <w:r w:rsidRPr="00EA700F" w:rsidDel="00BF2EA0">
          <w:delText xml:space="preserve">over </w:delText>
        </w:r>
      </w:del>
      <w:ins w:id="352" w:author="Michelle Leishman" w:date="2014-04-08T16:15:00Z">
        <w:r w:rsidR="00BF2EA0">
          <w:t>for the</w:t>
        </w:r>
        <w:r w:rsidR="00BF2EA0" w:rsidRPr="00EA700F">
          <w:t xml:space="preserve"> </w:t>
        </w:r>
      </w:ins>
      <w:r w:rsidRPr="00EA700F">
        <w:t xml:space="preserve">hydrological metrics </w:t>
      </w:r>
      <w:r w:rsidR="00842036" w:rsidRPr="00EA700F">
        <w:t>showing</w:t>
      </w:r>
      <w:r w:rsidRPr="00EA700F">
        <w:t xml:space="preserve"> significant relationships with site mean wood density values.</w:t>
      </w:r>
    </w:p>
    <w:p w14:paraId="2F2B744C" w14:textId="26DD833E" w:rsidR="00F42B80" w:rsidDel="00BF2EA0" w:rsidRDefault="00F42B80" w:rsidP="00A22B81">
      <w:pPr>
        <w:spacing w:line="360" w:lineRule="auto"/>
        <w:jc w:val="both"/>
        <w:rPr>
          <w:del w:id="353" w:author="Michelle Leishman" w:date="2014-04-08T16:15:00Z"/>
        </w:rPr>
      </w:pPr>
    </w:p>
    <w:p w14:paraId="3DD0D713" w14:textId="1B00B406" w:rsidR="00F42B80" w:rsidDel="00BF2EA0" w:rsidRDefault="00F42B80" w:rsidP="00A22B81">
      <w:pPr>
        <w:spacing w:line="360" w:lineRule="auto"/>
        <w:jc w:val="both"/>
        <w:rPr>
          <w:del w:id="354" w:author="Michelle Leishman" w:date="2014-04-08T16:15:00Z"/>
        </w:rPr>
      </w:pPr>
    </w:p>
    <w:p w14:paraId="7D91237C" w14:textId="0506FD23" w:rsidR="00F42B80" w:rsidDel="00BF2EA0" w:rsidRDefault="00F42B80" w:rsidP="00A22B81">
      <w:pPr>
        <w:spacing w:line="360" w:lineRule="auto"/>
        <w:jc w:val="both"/>
        <w:rPr>
          <w:del w:id="355" w:author="Michelle Leishman" w:date="2014-04-08T16:15:00Z"/>
        </w:rPr>
      </w:pPr>
    </w:p>
    <w:p w14:paraId="2A5DC810" w14:textId="7829C89B" w:rsidR="00F42B80" w:rsidDel="00BF2EA0" w:rsidRDefault="00F42B80" w:rsidP="00A22B81">
      <w:pPr>
        <w:spacing w:line="360" w:lineRule="auto"/>
        <w:jc w:val="both"/>
        <w:rPr>
          <w:del w:id="356" w:author="Michelle Leishman" w:date="2014-04-08T16:15:00Z"/>
        </w:rPr>
      </w:pPr>
    </w:p>
    <w:p w14:paraId="48E49197" w14:textId="7601D88B" w:rsidR="00F42B80" w:rsidDel="00BF2EA0" w:rsidRDefault="00F42B80" w:rsidP="00A22B81">
      <w:pPr>
        <w:spacing w:line="360" w:lineRule="auto"/>
        <w:jc w:val="both"/>
        <w:rPr>
          <w:del w:id="357" w:author="Michelle Leishman" w:date="2014-04-08T16:15:00Z"/>
        </w:rPr>
      </w:pPr>
    </w:p>
    <w:p w14:paraId="0F28A6A2" w14:textId="3FDD3E9D" w:rsidR="00F42B80" w:rsidDel="00BF2EA0" w:rsidRDefault="00F42B80" w:rsidP="00A22B81">
      <w:pPr>
        <w:spacing w:line="360" w:lineRule="auto"/>
        <w:jc w:val="both"/>
        <w:rPr>
          <w:del w:id="358" w:author="Michelle Leishman" w:date="2014-04-08T16:15:00Z"/>
        </w:rPr>
      </w:pPr>
    </w:p>
    <w:p w14:paraId="37130498" w14:textId="25B7D917" w:rsidR="00F42B80" w:rsidDel="00BF2EA0" w:rsidRDefault="00F42B80" w:rsidP="00A22B81">
      <w:pPr>
        <w:spacing w:line="360" w:lineRule="auto"/>
        <w:jc w:val="both"/>
        <w:rPr>
          <w:del w:id="359" w:author="Michelle Leishman" w:date="2014-04-08T16:15:00Z"/>
        </w:rPr>
      </w:pPr>
    </w:p>
    <w:p w14:paraId="093B5F5E" w14:textId="191008D8" w:rsidR="00F42B80" w:rsidDel="00BF2EA0" w:rsidRDefault="00F42B80" w:rsidP="00A22B81">
      <w:pPr>
        <w:spacing w:line="360" w:lineRule="auto"/>
        <w:jc w:val="both"/>
        <w:rPr>
          <w:del w:id="360" w:author="Michelle Leishman" w:date="2014-04-08T16:15:00Z"/>
        </w:rPr>
      </w:pPr>
    </w:p>
    <w:p w14:paraId="517D3FEF" w14:textId="173016DF" w:rsidR="00F42B80" w:rsidDel="00BF2EA0" w:rsidRDefault="00F42B80" w:rsidP="00A22B81">
      <w:pPr>
        <w:spacing w:line="360" w:lineRule="auto"/>
        <w:jc w:val="both"/>
        <w:rPr>
          <w:del w:id="361" w:author="Michelle Leishman" w:date="2014-04-08T16:15:00Z"/>
        </w:rPr>
      </w:pPr>
    </w:p>
    <w:p w14:paraId="53712929" w14:textId="2AEA18AB" w:rsidR="00F42B80" w:rsidDel="00BF2EA0" w:rsidRDefault="00F42B80" w:rsidP="00A22B81">
      <w:pPr>
        <w:spacing w:line="360" w:lineRule="auto"/>
        <w:jc w:val="both"/>
        <w:rPr>
          <w:del w:id="362" w:author="Michelle Leishman" w:date="2014-04-08T16:15:00Z"/>
        </w:rPr>
      </w:pPr>
    </w:p>
    <w:p w14:paraId="5AA8C956" w14:textId="71C11FAD" w:rsidR="00F42B80" w:rsidDel="00BF2EA0" w:rsidRDefault="00F42B80" w:rsidP="00A22B81">
      <w:pPr>
        <w:spacing w:line="360" w:lineRule="auto"/>
        <w:jc w:val="both"/>
        <w:rPr>
          <w:del w:id="363" w:author="Michelle Leishman" w:date="2014-04-08T16:15:00Z"/>
        </w:rPr>
      </w:pPr>
    </w:p>
    <w:p w14:paraId="446F5506" w14:textId="18E91B99" w:rsidR="00F42B80" w:rsidDel="00BF2EA0" w:rsidRDefault="00F42B80" w:rsidP="00A22B81">
      <w:pPr>
        <w:spacing w:line="360" w:lineRule="auto"/>
        <w:jc w:val="both"/>
        <w:rPr>
          <w:del w:id="364" w:author="Michelle Leishman" w:date="2014-04-08T16:15:00Z"/>
        </w:rPr>
      </w:pPr>
    </w:p>
    <w:p w14:paraId="0A606C33" w14:textId="41D477DA" w:rsidR="00F42B80" w:rsidDel="00BF2EA0" w:rsidRDefault="00F42B80" w:rsidP="00A22B81">
      <w:pPr>
        <w:spacing w:line="360" w:lineRule="auto"/>
        <w:jc w:val="both"/>
        <w:rPr>
          <w:del w:id="365" w:author="Michelle Leishman" w:date="2014-04-08T16:15:00Z"/>
        </w:rPr>
      </w:pPr>
    </w:p>
    <w:p w14:paraId="5303ADE3" w14:textId="0F06B3AD" w:rsidR="00F42B80" w:rsidDel="00BF2EA0" w:rsidRDefault="00F42B80" w:rsidP="00A22B81">
      <w:pPr>
        <w:spacing w:line="360" w:lineRule="auto"/>
        <w:jc w:val="both"/>
        <w:rPr>
          <w:del w:id="366" w:author="Michelle Leishman" w:date="2014-04-08T16:15:00Z"/>
        </w:rPr>
      </w:pPr>
    </w:p>
    <w:p w14:paraId="41C976ED" w14:textId="0F27A049" w:rsidR="00F42B80" w:rsidDel="00BF2EA0" w:rsidRDefault="00F42B80" w:rsidP="00A22B81">
      <w:pPr>
        <w:spacing w:line="360" w:lineRule="auto"/>
        <w:jc w:val="both"/>
        <w:rPr>
          <w:del w:id="367" w:author="Michelle Leishman" w:date="2014-04-08T16:15:00Z"/>
        </w:rPr>
      </w:pPr>
    </w:p>
    <w:p w14:paraId="45072F6D" w14:textId="7E3CB8FA" w:rsidR="00F42B80" w:rsidDel="00BF2EA0" w:rsidRDefault="00F42B80" w:rsidP="00A22B81">
      <w:pPr>
        <w:spacing w:line="360" w:lineRule="auto"/>
        <w:jc w:val="both"/>
        <w:rPr>
          <w:del w:id="368" w:author="Michelle Leishman" w:date="2014-04-08T16:15:00Z"/>
        </w:rPr>
      </w:pPr>
    </w:p>
    <w:p w14:paraId="44A584BB" w14:textId="7A915251" w:rsidR="00F42B80" w:rsidDel="00BF2EA0" w:rsidRDefault="00F42B80" w:rsidP="00A22B81">
      <w:pPr>
        <w:spacing w:line="360" w:lineRule="auto"/>
        <w:jc w:val="both"/>
        <w:rPr>
          <w:del w:id="369" w:author="Michelle Leishman" w:date="2014-04-08T16:15:00Z"/>
        </w:rPr>
      </w:pPr>
    </w:p>
    <w:p w14:paraId="397E2905" w14:textId="340FE53D" w:rsidR="00F42B80" w:rsidDel="00BF2EA0" w:rsidRDefault="00F42B80" w:rsidP="00A22B81">
      <w:pPr>
        <w:spacing w:line="360" w:lineRule="auto"/>
        <w:jc w:val="both"/>
        <w:rPr>
          <w:del w:id="370" w:author="Michelle Leishman" w:date="2014-04-08T16:15:00Z"/>
        </w:rPr>
      </w:pPr>
    </w:p>
    <w:p w14:paraId="3F3D0AF2" w14:textId="77777777" w:rsidR="00EF3710" w:rsidRDefault="00EF3710" w:rsidP="00A22B81">
      <w:pPr>
        <w:spacing w:line="360" w:lineRule="auto"/>
        <w:jc w:val="both"/>
      </w:pPr>
    </w:p>
    <w:p w14:paraId="4EDF29E4" w14:textId="77777777" w:rsidR="00EF3710" w:rsidRDefault="00EF3710" w:rsidP="00A22B81">
      <w:pPr>
        <w:spacing w:line="360" w:lineRule="auto"/>
        <w:jc w:val="both"/>
      </w:pPr>
    </w:p>
    <w:p w14:paraId="718CA37B" w14:textId="5644D9FE" w:rsidR="00B634E6" w:rsidRPr="00EA700F" w:rsidRDefault="00335320" w:rsidP="00A22B81">
      <w:pPr>
        <w:spacing w:line="360" w:lineRule="auto"/>
        <w:jc w:val="both"/>
        <w:rPr>
          <w:b/>
        </w:rPr>
      </w:pPr>
      <w:r w:rsidRPr="00EA700F">
        <w:rPr>
          <w:b/>
        </w:rPr>
        <w:t>Results</w:t>
      </w:r>
    </w:p>
    <w:p w14:paraId="3B68A3F0" w14:textId="77777777" w:rsidR="00B634E6" w:rsidRPr="00EA700F" w:rsidRDefault="00B634E6" w:rsidP="00A22B81">
      <w:pPr>
        <w:spacing w:line="360" w:lineRule="auto"/>
        <w:jc w:val="both"/>
      </w:pPr>
      <w:r w:rsidRPr="00EA700F">
        <w:rPr>
          <w:i/>
        </w:rPr>
        <w:t>Confirmation of hydrological classes</w:t>
      </w:r>
    </w:p>
    <w:p w14:paraId="38660A93" w14:textId="3404A019" w:rsidR="00B634E6" w:rsidRPr="00EA700F" w:rsidRDefault="00B634E6" w:rsidP="00A22B81">
      <w:pPr>
        <w:spacing w:line="360" w:lineRule="auto"/>
        <w:jc w:val="both"/>
      </w:pPr>
      <w:r w:rsidRPr="00EA700F">
        <w:t xml:space="preserve">The three </w:t>
      </w:r>
      <w:ins w:id="371" w:author="Dr Kirstie Fryirs" w:date="2014-04-03T08:16:00Z">
        <w:r w:rsidR="00B118A6">
          <w:t xml:space="preserve">hydrological </w:t>
        </w:r>
      </w:ins>
      <w:r w:rsidRPr="00EA700F">
        <w:t xml:space="preserve">classes of river in this study were significantly different across the </w:t>
      </w:r>
      <w:commentRangeStart w:id="372"/>
      <w:ins w:id="373" w:author="Michelle Leishman" w:date="2014-04-08T16:17:00Z">
        <w:r w:rsidR="00BF2EA0">
          <w:t>XX</w:t>
        </w:r>
        <w:commentRangeEnd w:id="372"/>
        <w:r w:rsidR="00BF2EA0">
          <w:rPr>
            <w:rStyle w:val="CommentReference"/>
          </w:rPr>
          <w:commentReference w:id="372"/>
        </w:r>
        <w:r w:rsidR="00BF2EA0">
          <w:t xml:space="preserve"> </w:t>
        </w:r>
      </w:ins>
      <w:r w:rsidRPr="00EA700F">
        <w:t>chosen hydrological metrics</w:t>
      </w:r>
      <w:r w:rsidR="00F42B80">
        <w:t xml:space="preserve">. Stable </w:t>
      </w:r>
      <w:proofErr w:type="spellStart"/>
      <w:r w:rsidR="00F42B80">
        <w:t>baseflow</w:t>
      </w:r>
      <w:proofErr w:type="spellEnd"/>
      <w:r w:rsidR="00F42B80">
        <w:t xml:space="preserve"> rivers</w:t>
      </w:r>
      <w:r w:rsidRPr="00EA700F">
        <w:t xml:space="preserve"> were most different from unpredictable intermittent rivers, </w:t>
      </w:r>
      <w:commentRangeStart w:id="374"/>
      <w:r w:rsidRPr="00EA700F">
        <w:t>R</w:t>
      </w:r>
      <w:r w:rsidRPr="00EA700F">
        <w:rPr>
          <w:vertAlign w:val="superscript"/>
        </w:rPr>
        <w:t>2</w:t>
      </w:r>
      <w:r w:rsidRPr="00EA700F">
        <w:t xml:space="preserve"> = 0.644</w:t>
      </w:r>
      <w:commentRangeEnd w:id="374"/>
      <w:r w:rsidR="00BF2EA0">
        <w:rPr>
          <w:rStyle w:val="CommentReference"/>
        </w:rPr>
        <w:commentReference w:id="374"/>
      </w:r>
      <w:r w:rsidRPr="00EA700F">
        <w:t xml:space="preserve">, and slightly less so from unpredictable </w:t>
      </w:r>
      <w:proofErr w:type="spellStart"/>
      <w:r w:rsidRPr="00EA700F">
        <w:t>baseflow</w:t>
      </w:r>
      <w:proofErr w:type="spellEnd"/>
      <w:r w:rsidRPr="00EA700F">
        <w:t xml:space="preserve"> rivers</w:t>
      </w:r>
      <w:r w:rsidR="00F42B80">
        <w:t>,</w:t>
      </w:r>
      <w:r w:rsidRPr="00EA700F">
        <w:t xml:space="preserve"> R</w:t>
      </w:r>
      <w:r w:rsidRPr="00EA700F">
        <w:rPr>
          <w:vertAlign w:val="superscript"/>
        </w:rPr>
        <w:t>2</w:t>
      </w:r>
      <w:r w:rsidRPr="00EA700F">
        <w:t xml:space="preserve"> = 0.617. Unpredictable intermittent and unpredictable </w:t>
      </w:r>
      <w:proofErr w:type="spellStart"/>
      <w:r w:rsidRPr="00EA700F">
        <w:t>baseflow</w:t>
      </w:r>
      <w:proofErr w:type="spellEnd"/>
      <w:r w:rsidRPr="00EA700F">
        <w:t xml:space="preserve"> rivers exhibited greate</w:t>
      </w:r>
      <w:ins w:id="375" w:author="Michelle Leishman" w:date="2014-04-08T16:17:00Z">
        <w:r w:rsidR="00BF2EA0">
          <w:t>st</w:t>
        </w:r>
      </w:ins>
      <w:del w:id="376" w:author="Michelle Leishman" w:date="2014-04-08T16:17:00Z">
        <w:r w:rsidRPr="00EA700F" w:rsidDel="00BF2EA0">
          <w:delText>r</w:delText>
        </w:r>
      </w:del>
      <w:r w:rsidRPr="00EA700F">
        <w:t xml:space="preserve"> similarity, R</w:t>
      </w:r>
      <w:r w:rsidRPr="00EA700F">
        <w:rPr>
          <w:vertAlign w:val="superscript"/>
        </w:rPr>
        <w:t>2</w:t>
      </w:r>
      <w:r w:rsidRPr="00EA700F">
        <w:t xml:space="preserve"> = 0.379.</w:t>
      </w:r>
    </w:p>
    <w:p w14:paraId="3DB081D1" w14:textId="77777777" w:rsidR="00B634E6" w:rsidRPr="00EA700F" w:rsidRDefault="00B634E6" w:rsidP="00A22B81">
      <w:pPr>
        <w:spacing w:line="360" w:lineRule="auto"/>
        <w:jc w:val="both"/>
      </w:pPr>
      <w:r w:rsidRPr="00EA700F">
        <w:rPr>
          <w:i/>
        </w:rPr>
        <w:t>Differences in wood density between hydrological classes</w:t>
      </w:r>
    </w:p>
    <w:p w14:paraId="377115A7" w14:textId="199635BD" w:rsidR="00B634E6" w:rsidRPr="00EA700F" w:rsidRDefault="00B634E6" w:rsidP="00A22B81">
      <w:pPr>
        <w:spacing w:line="360" w:lineRule="auto"/>
        <w:jc w:val="both"/>
      </w:pPr>
      <w:r w:rsidRPr="00EA700F">
        <w:t xml:space="preserve">Using abundance weighted site mean values, wood density was found to be significantly different between unpredictable </w:t>
      </w:r>
      <w:proofErr w:type="spellStart"/>
      <w:r w:rsidRPr="00EA700F">
        <w:t>baseflow</w:t>
      </w:r>
      <w:proofErr w:type="spellEnd"/>
      <w:r w:rsidRPr="00EA700F">
        <w:t xml:space="preserve"> rivers and stable </w:t>
      </w:r>
      <w:proofErr w:type="spellStart"/>
      <w:r w:rsidRPr="00EA700F">
        <w:t>baseflow</w:t>
      </w:r>
      <w:proofErr w:type="spellEnd"/>
      <w:r w:rsidRPr="00EA700F">
        <w:t xml:space="preserve"> rivers. The difference b</w:t>
      </w:r>
      <w:r w:rsidR="00180A63">
        <w:t>e</w:t>
      </w:r>
      <w:r w:rsidRPr="00EA700F">
        <w:t xml:space="preserve">tween unpredictable intermittent rivers and stable </w:t>
      </w:r>
      <w:proofErr w:type="spellStart"/>
      <w:r w:rsidRPr="00EA700F">
        <w:t>baseflow</w:t>
      </w:r>
      <w:proofErr w:type="spellEnd"/>
      <w:r w:rsidRPr="00EA700F">
        <w:t xml:space="preserve"> rivers </w:t>
      </w:r>
      <w:r w:rsidR="00F42B80">
        <w:t>approached significance (p</w:t>
      </w:r>
      <w:r w:rsidRPr="00EA700F">
        <w:t xml:space="preserve"> = 0.052), indicating that differences </w:t>
      </w:r>
      <w:ins w:id="377" w:author="Michelle Leishman" w:date="2014-04-08T16:18:00Z">
        <w:r w:rsidR="00BF2EA0">
          <w:t xml:space="preserve">in </w:t>
        </w:r>
      </w:ins>
      <w:r w:rsidRPr="00EA700F">
        <w:t xml:space="preserve">wood density between classes of river </w:t>
      </w:r>
      <w:del w:id="378" w:author="Dr Kirstie Fryirs" w:date="2014-04-03T08:16:00Z">
        <w:r w:rsidRPr="00EA700F" w:rsidDel="00B118A6">
          <w:delText xml:space="preserve">tracks </w:delText>
        </w:r>
      </w:del>
      <w:ins w:id="379" w:author="Dr Kirstie Fryirs" w:date="2014-04-03T08:16:00Z">
        <w:r w:rsidR="00B118A6">
          <w:t>relates to</w:t>
        </w:r>
        <w:r w:rsidR="00B118A6" w:rsidRPr="00EA700F">
          <w:t xml:space="preserve"> </w:t>
        </w:r>
      </w:ins>
      <w:r w:rsidRPr="00EA700F">
        <w:t>differences in hydrology. No significant difference in raw wood density values was found between hydrological</w:t>
      </w:r>
      <w:ins w:id="380" w:author="Michelle Leishman" w:date="2014-04-08T16:21:00Z">
        <w:r w:rsidR="00D25848">
          <w:t xml:space="preserve"> classes.</w:t>
        </w:r>
      </w:ins>
      <w:r w:rsidRPr="00EA700F">
        <w:t xml:space="preserve"> </w:t>
      </w:r>
      <w:commentRangeStart w:id="381"/>
      <w:del w:id="382" w:author="Michelle Leishman" w:date="2014-04-08T16:20:00Z">
        <w:r w:rsidRPr="00EA700F" w:rsidDel="00D25848">
          <w:delText>classes</w:delText>
        </w:r>
      </w:del>
      <w:commentRangeEnd w:id="381"/>
      <w:r w:rsidR="00D25848">
        <w:rPr>
          <w:rStyle w:val="CommentReference"/>
        </w:rPr>
        <w:commentReference w:id="381"/>
      </w:r>
      <w:del w:id="383" w:author="Michelle Leishman" w:date="2014-04-08T16:20:00Z">
        <w:r w:rsidRPr="00EA700F" w:rsidDel="00D25848">
          <w:delText>.</w:delText>
        </w:r>
      </w:del>
      <w:ins w:id="384" w:author="Michelle Leishman" w:date="2014-04-08T16:20:00Z">
        <w:r w:rsidR="00D25848">
          <w:t xml:space="preserve"> </w:t>
        </w:r>
      </w:ins>
      <w:r w:rsidRPr="00EA700F">
        <w:br/>
      </w:r>
    </w:p>
    <w:p w14:paraId="085882A2" w14:textId="77777777" w:rsidR="00B634E6" w:rsidRPr="00EA700F" w:rsidRDefault="00B634E6" w:rsidP="00A22B81">
      <w:pPr>
        <w:keepNext/>
        <w:spacing w:line="360" w:lineRule="auto"/>
        <w:jc w:val="both"/>
      </w:pPr>
      <w:r w:rsidRPr="00EA700F">
        <w:rPr>
          <w:noProof/>
          <w:lang w:eastAsia="en-AU"/>
        </w:rPr>
        <w:lastRenderedPageBreak/>
        <w:drawing>
          <wp:inline distT="0" distB="0" distL="0" distR="0" wp14:anchorId="6F5C712E" wp14:editId="486ED1D8">
            <wp:extent cx="2812877" cy="16383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undance weighted.png"/>
                    <pic:cNvPicPr/>
                  </pic:nvPicPr>
                  <pic:blipFill>
                    <a:blip r:embed="rId11">
                      <a:extLst>
                        <a:ext uri="{28A0092B-C50C-407E-A947-70E740481C1C}">
                          <a14:useLocalDpi xmlns:a14="http://schemas.microsoft.com/office/drawing/2010/main" val="0"/>
                        </a:ext>
                      </a:extLst>
                    </a:blip>
                    <a:stretch>
                      <a:fillRect/>
                    </a:stretch>
                  </pic:blipFill>
                  <pic:spPr>
                    <a:xfrm>
                      <a:off x="0" y="0"/>
                      <a:ext cx="2822173" cy="1643714"/>
                    </a:xfrm>
                    <a:prstGeom prst="rect">
                      <a:avLst/>
                    </a:prstGeom>
                  </pic:spPr>
                </pic:pic>
              </a:graphicData>
            </a:graphic>
          </wp:inline>
        </w:drawing>
      </w:r>
      <w:r w:rsidRPr="00EA700F">
        <w:rPr>
          <w:noProof/>
          <w:lang w:eastAsia="en-AU"/>
        </w:rPr>
        <w:drawing>
          <wp:inline distT="0" distB="0" distL="0" distR="0" wp14:anchorId="5E75271B" wp14:editId="4F6A1644">
            <wp:extent cx="2847764" cy="1658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w means.png"/>
                    <pic:cNvPicPr/>
                  </pic:nvPicPr>
                  <pic:blipFill>
                    <a:blip r:embed="rId12">
                      <a:extLst>
                        <a:ext uri="{28A0092B-C50C-407E-A947-70E740481C1C}">
                          <a14:useLocalDpi xmlns:a14="http://schemas.microsoft.com/office/drawing/2010/main" val="0"/>
                        </a:ext>
                      </a:extLst>
                    </a:blip>
                    <a:stretch>
                      <a:fillRect/>
                    </a:stretch>
                  </pic:blipFill>
                  <pic:spPr>
                    <a:xfrm>
                      <a:off x="0" y="0"/>
                      <a:ext cx="2859164" cy="1665260"/>
                    </a:xfrm>
                    <a:prstGeom prst="rect">
                      <a:avLst/>
                    </a:prstGeom>
                  </pic:spPr>
                </pic:pic>
              </a:graphicData>
            </a:graphic>
          </wp:inline>
        </w:drawing>
      </w:r>
    </w:p>
    <w:p w14:paraId="469847F5" w14:textId="60B968C9" w:rsidR="00B634E6" w:rsidRPr="00EA700F" w:rsidRDefault="00B634E6" w:rsidP="00A22B81">
      <w:pPr>
        <w:pStyle w:val="Caption"/>
        <w:spacing w:line="360" w:lineRule="auto"/>
        <w:jc w:val="both"/>
        <w:rPr>
          <w:sz w:val="22"/>
          <w:szCs w:val="22"/>
        </w:rPr>
      </w:pPr>
      <w:r w:rsidRPr="00EA700F">
        <w:rPr>
          <w:sz w:val="22"/>
          <w:szCs w:val="22"/>
        </w:rPr>
        <w:t xml:space="preserve">Figure </w:t>
      </w:r>
      <w:r w:rsidR="00335320" w:rsidRPr="00EA700F">
        <w:rPr>
          <w:sz w:val="22"/>
          <w:szCs w:val="22"/>
        </w:rPr>
        <w:t>2.</w:t>
      </w:r>
      <w:r w:rsidRPr="00EA700F">
        <w:rPr>
          <w:sz w:val="22"/>
          <w:szCs w:val="22"/>
        </w:rPr>
        <w:t xml:space="preserve"> Comparison of mean wood density between hydrological classes using a</w:t>
      </w:r>
      <w:del w:id="385" w:author="Michelle Leishman" w:date="2014-04-08T16:18:00Z">
        <w:r w:rsidRPr="00EA700F" w:rsidDel="00D25848">
          <w:rPr>
            <w:sz w:val="22"/>
            <w:szCs w:val="22"/>
          </w:rPr>
          <w:delText>.</w:delText>
        </w:r>
      </w:del>
      <w:r w:rsidRPr="00EA700F">
        <w:rPr>
          <w:sz w:val="22"/>
          <w:szCs w:val="22"/>
        </w:rPr>
        <w:t>) abundance weighted means, b</w:t>
      </w:r>
      <w:del w:id="386" w:author="Michelle Leishman" w:date="2014-04-08T16:18:00Z">
        <w:r w:rsidRPr="00EA700F" w:rsidDel="00D25848">
          <w:rPr>
            <w:sz w:val="22"/>
            <w:szCs w:val="22"/>
          </w:rPr>
          <w:delText>.</w:delText>
        </w:r>
      </w:del>
      <w:r w:rsidRPr="00EA700F">
        <w:rPr>
          <w:sz w:val="22"/>
          <w:szCs w:val="22"/>
        </w:rPr>
        <w:t xml:space="preserve">) means of raw wood density values. Error bars represent standard error of the </w:t>
      </w:r>
      <w:commentRangeStart w:id="387"/>
      <w:r w:rsidRPr="00EA700F">
        <w:rPr>
          <w:sz w:val="22"/>
          <w:szCs w:val="22"/>
        </w:rPr>
        <w:t>mean</w:t>
      </w:r>
      <w:commentRangeEnd w:id="387"/>
      <w:r w:rsidR="00D25848">
        <w:rPr>
          <w:rStyle w:val="CommentReference"/>
          <w:i w:val="0"/>
          <w:iCs w:val="0"/>
          <w:color w:val="auto"/>
        </w:rPr>
        <w:commentReference w:id="387"/>
      </w:r>
      <w:r w:rsidRPr="00EA700F">
        <w:rPr>
          <w:sz w:val="22"/>
          <w:szCs w:val="22"/>
        </w:rPr>
        <w:t>.</w:t>
      </w:r>
      <w:r w:rsidR="00F42B80">
        <w:rPr>
          <w:sz w:val="22"/>
          <w:szCs w:val="22"/>
        </w:rPr>
        <w:t xml:space="preserve"> </w:t>
      </w:r>
    </w:p>
    <w:p w14:paraId="5B0D6A4E" w14:textId="77777777" w:rsidR="00B634E6" w:rsidRPr="00EA700F" w:rsidRDefault="00B634E6" w:rsidP="00A22B81">
      <w:pPr>
        <w:spacing w:line="360" w:lineRule="auto"/>
        <w:jc w:val="both"/>
      </w:pPr>
      <w:r w:rsidRPr="00EA700F">
        <w:rPr>
          <w:i/>
        </w:rPr>
        <w:t>How does wood density change over hydrological gradients?</w:t>
      </w:r>
    </w:p>
    <w:p w14:paraId="2CB4062F" w14:textId="37070D01" w:rsidR="00B634E6" w:rsidRPr="00EA700F" w:rsidRDefault="005779AB" w:rsidP="00A22B81">
      <w:pPr>
        <w:spacing w:line="360" w:lineRule="auto"/>
        <w:jc w:val="both"/>
      </w:pPr>
      <w:r w:rsidRPr="005779AB">
        <w:rPr>
          <w:rFonts w:cs="Arial"/>
        </w:rPr>
        <w:t>Metrics describing the largest, most intense flood events throughout a river’s hydrological record were found to be strong positive predictors of mean wood density</w:t>
      </w:r>
      <w:r>
        <w:rPr>
          <w:rFonts w:cs="Arial"/>
        </w:rPr>
        <w:t xml:space="preserve"> (Fig 3c</w:t>
      </w:r>
      <w:proofErr w:type="gramStart"/>
      <w:r>
        <w:rPr>
          <w:rFonts w:cs="Arial"/>
        </w:rPr>
        <w:t>,d,e</w:t>
      </w:r>
      <w:proofErr w:type="gramEnd"/>
      <w:r>
        <w:rPr>
          <w:rFonts w:cs="Arial"/>
        </w:rPr>
        <w:t>)</w:t>
      </w:r>
      <w:r w:rsidRPr="005779AB">
        <w:rPr>
          <w:rFonts w:cs="Arial"/>
        </w:rPr>
        <w:t>.</w:t>
      </w:r>
      <w:r>
        <w:rPr>
          <w:rFonts w:cs="Arial"/>
        </w:rPr>
        <w:t xml:space="preserve"> F</w:t>
      </w:r>
      <w:r w:rsidR="00B634E6" w:rsidRPr="00EA700F">
        <w:t>looding frequency</w:t>
      </w:r>
      <w:r>
        <w:t xml:space="preserve"> had no influence on wood </w:t>
      </w:r>
      <w:commentRangeStart w:id="388"/>
      <w:r>
        <w:t>density</w:t>
      </w:r>
      <w:commentRangeEnd w:id="388"/>
      <w:r w:rsidR="00D25848">
        <w:rPr>
          <w:rStyle w:val="CommentReference"/>
        </w:rPr>
        <w:commentReference w:id="388"/>
      </w:r>
      <w:r w:rsidR="00B634E6" w:rsidRPr="00EA700F">
        <w:t xml:space="preserve">. </w:t>
      </w:r>
      <w:proofErr w:type="spellStart"/>
      <w:r w:rsidR="00B634E6" w:rsidRPr="00EA700F">
        <w:t>Interannual</w:t>
      </w:r>
      <w:proofErr w:type="spellEnd"/>
      <w:r w:rsidR="00B634E6" w:rsidRPr="00EA700F">
        <w:t xml:space="preserve"> variability</w:t>
      </w:r>
      <w:r w:rsidR="00980EC2">
        <w:t xml:space="preserve"> (Fig 3d)</w:t>
      </w:r>
      <w:r w:rsidR="00B634E6" w:rsidRPr="00EA700F">
        <w:t xml:space="preserve"> in flood magnitude did not show a significant relationship with wood density after </w:t>
      </w:r>
      <w:proofErr w:type="spellStart"/>
      <w:r w:rsidR="00B634E6" w:rsidRPr="00EA700F">
        <w:t>Benjamini</w:t>
      </w:r>
      <w:proofErr w:type="spellEnd"/>
      <w:r w:rsidR="00B634E6" w:rsidRPr="00EA700F">
        <w:t xml:space="preserve">-Hochberg adjustment, although a trend </w:t>
      </w:r>
      <w:proofErr w:type="gramStart"/>
      <w:ins w:id="389" w:author="Michelle Leishman" w:date="2014-04-08T16:22:00Z">
        <w:r w:rsidR="00D25848">
          <w:t>wa</w:t>
        </w:r>
      </w:ins>
      <w:proofErr w:type="gramEnd"/>
      <w:del w:id="390" w:author="Michelle Leishman" w:date="2014-04-08T16:22:00Z">
        <w:r w:rsidR="00B634E6" w:rsidRPr="00EA700F" w:rsidDel="00D25848">
          <w:delText>i</w:delText>
        </w:r>
      </w:del>
      <w:r w:rsidR="00B634E6" w:rsidRPr="00EA700F">
        <w:t>s apparent. Removing the Snowy Creek site as an outlier, due to its high mean wood density (0.66 g/cm</w:t>
      </w:r>
      <w:r w:rsidR="00B634E6" w:rsidRPr="00EA700F">
        <w:rPr>
          <w:vertAlign w:val="superscript"/>
        </w:rPr>
        <w:t>3</w:t>
      </w:r>
      <w:r w:rsidR="00B634E6" w:rsidRPr="00EA700F">
        <w:t xml:space="preserve">) relative to other stable winter </w:t>
      </w:r>
      <w:proofErr w:type="spellStart"/>
      <w:r w:rsidR="00B634E6" w:rsidRPr="00EA700F">
        <w:t>baseflow</w:t>
      </w:r>
      <w:proofErr w:type="spellEnd"/>
      <w:r w:rsidR="00B634E6" w:rsidRPr="00EA700F">
        <w:t xml:space="preserve"> sites, produce</w:t>
      </w:r>
      <w:ins w:id="391" w:author="Michelle Leishman" w:date="2014-04-08T16:23:00Z">
        <w:r w:rsidR="00D25848">
          <w:t>d</w:t>
        </w:r>
      </w:ins>
      <w:del w:id="392" w:author="Michelle Leishman" w:date="2014-04-08T16:23:00Z">
        <w:r w:rsidR="00B634E6" w:rsidRPr="00EA700F" w:rsidDel="00D25848">
          <w:delText>s</w:delText>
        </w:r>
      </w:del>
      <w:r w:rsidR="00B634E6" w:rsidRPr="00EA700F">
        <w:t xml:space="preserve"> a tight relationship (R</w:t>
      </w:r>
      <w:r w:rsidR="00B634E6" w:rsidRPr="00EA700F">
        <w:rPr>
          <w:vertAlign w:val="superscript"/>
        </w:rPr>
        <w:t>2</w:t>
      </w:r>
      <w:r w:rsidR="00B634E6" w:rsidRPr="00EA700F">
        <w:t xml:space="preserve"> = 75.4, p </w:t>
      </w:r>
      <w:commentRangeStart w:id="393"/>
      <w:r w:rsidR="00B634E6" w:rsidRPr="00EA700F">
        <w:t>&gt;</w:t>
      </w:r>
      <w:commentRangeEnd w:id="393"/>
      <w:r w:rsidR="00D25848">
        <w:rPr>
          <w:rStyle w:val="CommentReference"/>
        </w:rPr>
        <w:commentReference w:id="393"/>
      </w:r>
      <w:r w:rsidR="00B634E6" w:rsidRPr="00EA700F">
        <w:t xml:space="preserve"> 0.001). Variability in flood rise and fall rates</w:t>
      </w:r>
      <w:r w:rsidR="00980EC2">
        <w:t xml:space="preserve"> (Fig3a</w:t>
      </w:r>
      <w:proofErr w:type="gramStart"/>
      <w:r w:rsidR="00980EC2">
        <w:t>,b</w:t>
      </w:r>
      <w:proofErr w:type="gramEnd"/>
      <w:r w:rsidR="00980EC2">
        <w:t>)</w:t>
      </w:r>
      <w:r w:rsidR="00B634E6" w:rsidRPr="00EA700F">
        <w:t xml:space="preserve"> were also significant positive predictors of wood density, while mean flood rise and fall rates showed no significant relationship. Th</w:t>
      </w:r>
      <w:ins w:id="394" w:author="Michelle Leishman" w:date="2014-04-08T16:28:00Z">
        <w:r w:rsidR="00D25848">
          <w:t>e</w:t>
        </w:r>
      </w:ins>
      <w:del w:id="395" w:author="Michelle Leishman" w:date="2014-04-08T16:28:00Z">
        <w:r w:rsidR="00B634E6" w:rsidRPr="00EA700F" w:rsidDel="00D25848">
          <w:delText>i</w:delText>
        </w:r>
      </w:del>
      <w:r w:rsidR="00B634E6" w:rsidRPr="00EA700F">
        <w:t>s</w:t>
      </w:r>
      <w:ins w:id="396" w:author="Michelle Leishman" w:date="2014-04-08T16:28:00Z">
        <w:r w:rsidR="00D25848">
          <w:t>e</w:t>
        </w:r>
      </w:ins>
      <w:r w:rsidR="00B634E6" w:rsidRPr="00EA700F">
        <w:t xml:space="preserve"> </w:t>
      </w:r>
      <w:r w:rsidR="00980EC2">
        <w:t>result</w:t>
      </w:r>
      <w:ins w:id="397" w:author="Michelle Leishman" w:date="2014-04-08T16:28:00Z">
        <w:r w:rsidR="00D25848">
          <w:t>s</w:t>
        </w:r>
      </w:ins>
      <w:r w:rsidR="00980EC2">
        <w:t xml:space="preserve"> </w:t>
      </w:r>
      <w:r w:rsidR="00B634E6" w:rsidRPr="00EA700F">
        <w:t>indicate</w:t>
      </w:r>
      <w:del w:id="398" w:author="Michelle Leishman" w:date="2014-04-08T16:28:00Z">
        <w:r w:rsidR="00B634E6" w:rsidRPr="00EA700F" w:rsidDel="00D25848">
          <w:delText>s</w:delText>
        </w:r>
      </w:del>
      <w:r w:rsidR="00B634E6" w:rsidRPr="00EA700F">
        <w:t xml:space="preserve"> that</w:t>
      </w:r>
      <w:r w:rsidR="00980EC2">
        <w:t xml:space="preserve"> large</w:t>
      </w:r>
      <w:r w:rsidR="00B634E6" w:rsidRPr="00EA700F">
        <w:t xml:space="preserve"> flow events </w:t>
      </w:r>
      <w:r w:rsidR="00980EC2">
        <w:t xml:space="preserve">not captured by the mean are </w:t>
      </w:r>
      <w:r w:rsidR="00B634E6" w:rsidRPr="00EA700F">
        <w:t xml:space="preserve">driving the observed patterns of wood density. </w:t>
      </w:r>
    </w:p>
    <w:p w14:paraId="115DF65E" w14:textId="77777777" w:rsidR="00B634E6" w:rsidRPr="00EA700F" w:rsidRDefault="00B634E6" w:rsidP="00A22B81">
      <w:pPr>
        <w:spacing w:line="360" w:lineRule="auto"/>
        <w:jc w:val="both"/>
      </w:pPr>
    </w:p>
    <w:p w14:paraId="5CC13DF4" w14:textId="77777777" w:rsidR="00B634E6" w:rsidRPr="00EA700F" w:rsidRDefault="00B634E6" w:rsidP="00A22B81">
      <w:pPr>
        <w:spacing w:line="360" w:lineRule="auto"/>
        <w:jc w:val="both"/>
      </w:pPr>
    </w:p>
    <w:p w14:paraId="7C729041" w14:textId="77777777" w:rsidR="00B634E6" w:rsidRPr="00EA700F" w:rsidRDefault="00B634E6" w:rsidP="00A22B81">
      <w:pPr>
        <w:spacing w:line="360" w:lineRule="auto"/>
        <w:jc w:val="both"/>
      </w:pPr>
    </w:p>
    <w:p w14:paraId="59577023" w14:textId="77777777" w:rsidR="00B634E6" w:rsidRPr="00EA700F" w:rsidRDefault="00B634E6" w:rsidP="00A22B81">
      <w:pPr>
        <w:spacing w:line="360" w:lineRule="auto"/>
        <w:jc w:val="both"/>
      </w:pPr>
    </w:p>
    <w:p w14:paraId="0A75E51B" w14:textId="755071D6" w:rsidR="00B634E6" w:rsidRPr="00EA700F" w:rsidRDefault="00B634E6" w:rsidP="00A22B81">
      <w:pPr>
        <w:spacing w:line="360" w:lineRule="auto"/>
        <w:jc w:val="both"/>
      </w:pPr>
      <w:r w:rsidRPr="00EA700F">
        <w:rPr>
          <w:noProof/>
          <w:lang w:eastAsia="en-AU"/>
        </w:rPr>
        <w:lastRenderedPageBreak/>
        <w:drawing>
          <wp:inline distT="0" distB="0" distL="0" distR="0" wp14:anchorId="386EBE0D" wp14:editId="0B7DC8F9">
            <wp:extent cx="2811780" cy="23431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VAnnMRateRise_p-0.0432_r2-0.51454.png"/>
                    <pic:cNvPicPr/>
                  </pic:nvPicPr>
                  <pic:blipFill>
                    <a:blip r:embed="rId13">
                      <a:extLst>
                        <a:ext uri="{28A0092B-C50C-407E-A947-70E740481C1C}">
                          <a14:useLocalDpi xmlns:a14="http://schemas.microsoft.com/office/drawing/2010/main" val="0"/>
                        </a:ext>
                      </a:extLst>
                    </a:blip>
                    <a:stretch>
                      <a:fillRect/>
                    </a:stretch>
                  </pic:blipFill>
                  <pic:spPr>
                    <a:xfrm>
                      <a:off x="0" y="0"/>
                      <a:ext cx="2833246" cy="2361038"/>
                    </a:xfrm>
                    <a:prstGeom prst="rect">
                      <a:avLst/>
                    </a:prstGeom>
                  </pic:spPr>
                </pic:pic>
              </a:graphicData>
            </a:graphic>
          </wp:inline>
        </w:drawing>
      </w:r>
      <w:r w:rsidR="00980EC2" w:rsidRPr="00EA700F">
        <w:rPr>
          <w:noProof/>
          <w:lang w:eastAsia="en-AU"/>
        </w:rPr>
        <w:drawing>
          <wp:inline distT="0" distB="0" distL="0" distR="0" wp14:anchorId="2A2C2816" wp14:editId="7B0AABE1">
            <wp:extent cx="2734056" cy="22783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VAnnMRateFall_p-0.0432_r2-0.43363.png"/>
                    <pic:cNvPicPr/>
                  </pic:nvPicPr>
                  <pic:blipFill>
                    <a:blip r:embed="rId14">
                      <a:extLst>
                        <a:ext uri="{28A0092B-C50C-407E-A947-70E740481C1C}">
                          <a14:useLocalDpi xmlns:a14="http://schemas.microsoft.com/office/drawing/2010/main" val="0"/>
                        </a:ext>
                      </a:extLst>
                    </a:blip>
                    <a:stretch>
                      <a:fillRect/>
                    </a:stretch>
                  </pic:blipFill>
                  <pic:spPr>
                    <a:xfrm>
                      <a:off x="0" y="0"/>
                      <a:ext cx="2751027" cy="2292523"/>
                    </a:xfrm>
                    <a:prstGeom prst="rect">
                      <a:avLst/>
                    </a:prstGeom>
                  </pic:spPr>
                </pic:pic>
              </a:graphicData>
            </a:graphic>
          </wp:inline>
        </w:drawing>
      </w:r>
    </w:p>
    <w:p w14:paraId="67E2EFFC" w14:textId="77777777" w:rsidR="00B634E6" w:rsidRPr="00EA700F" w:rsidRDefault="00B634E6" w:rsidP="00A22B81">
      <w:pPr>
        <w:spacing w:line="360" w:lineRule="auto"/>
        <w:jc w:val="both"/>
      </w:pPr>
      <w:r w:rsidRPr="00EA700F">
        <w:rPr>
          <w:noProof/>
          <w:lang w:eastAsia="en-AU"/>
        </w:rPr>
        <w:drawing>
          <wp:inline distT="0" distB="0" distL="0" distR="0" wp14:anchorId="7393C089" wp14:editId="064E3DEF">
            <wp:extent cx="2770631" cy="2308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SPeaknorm_p-0.0432_r2-0.41546.png"/>
                    <pic:cNvPicPr/>
                  </pic:nvPicPr>
                  <pic:blipFill>
                    <a:blip r:embed="rId15">
                      <a:extLst>
                        <a:ext uri="{28A0092B-C50C-407E-A947-70E740481C1C}">
                          <a14:useLocalDpi xmlns:a14="http://schemas.microsoft.com/office/drawing/2010/main" val="0"/>
                        </a:ext>
                      </a:extLst>
                    </a:blip>
                    <a:stretch>
                      <a:fillRect/>
                    </a:stretch>
                  </pic:blipFill>
                  <pic:spPr>
                    <a:xfrm>
                      <a:off x="0" y="0"/>
                      <a:ext cx="2789772" cy="2324811"/>
                    </a:xfrm>
                    <a:prstGeom prst="rect">
                      <a:avLst/>
                    </a:prstGeom>
                  </pic:spPr>
                </pic:pic>
              </a:graphicData>
            </a:graphic>
          </wp:inline>
        </w:drawing>
      </w:r>
      <w:r w:rsidRPr="00EA700F">
        <w:rPr>
          <w:noProof/>
          <w:lang w:eastAsia="en-AU"/>
        </w:rPr>
        <w:drawing>
          <wp:inline distT="0" distB="0" distL="0" distR="0" wp14:anchorId="02AABE8A" wp14:editId="6B5C56E6">
            <wp:extent cx="2872740" cy="2393950"/>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VAnnHSPeak_p-0.13518_r2-0.29335.png"/>
                    <pic:cNvPicPr/>
                  </pic:nvPicPr>
                  <pic:blipFill>
                    <a:blip r:embed="rId16">
                      <a:extLst>
                        <a:ext uri="{28A0092B-C50C-407E-A947-70E740481C1C}">
                          <a14:useLocalDpi xmlns:a14="http://schemas.microsoft.com/office/drawing/2010/main" val="0"/>
                        </a:ext>
                      </a:extLst>
                    </a:blip>
                    <a:stretch>
                      <a:fillRect/>
                    </a:stretch>
                  </pic:blipFill>
                  <pic:spPr>
                    <a:xfrm>
                      <a:off x="0" y="0"/>
                      <a:ext cx="2880315" cy="2400263"/>
                    </a:xfrm>
                    <a:prstGeom prst="rect">
                      <a:avLst/>
                    </a:prstGeom>
                  </pic:spPr>
                </pic:pic>
              </a:graphicData>
            </a:graphic>
          </wp:inline>
        </w:drawing>
      </w:r>
    </w:p>
    <w:p w14:paraId="081D72B6" w14:textId="77777777" w:rsidR="00B634E6" w:rsidRPr="00EA700F" w:rsidRDefault="00B634E6" w:rsidP="00A22B81">
      <w:pPr>
        <w:keepNext/>
        <w:spacing w:line="360" w:lineRule="auto"/>
        <w:jc w:val="both"/>
      </w:pPr>
      <w:r w:rsidRPr="00EA700F">
        <w:rPr>
          <w:noProof/>
          <w:lang w:eastAsia="en-AU"/>
        </w:rPr>
        <w:drawing>
          <wp:inline distT="0" distB="0" distL="0" distR="0" wp14:anchorId="507E9A2F" wp14:editId="23EDEBBF">
            <wp:extent cx="2781300" cy="231775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20YrARInorm_p-0.0279_r2-0.39318.png"/>
                    <pic:cNvPicPr/>
                  </pic:nvPicPr>
                  <pic:blipFill>
                    <a:blip r:embed="rId17">
                      <a:extLst>
                        <a:ext uri="{28A0092B-C50C-407E-A947-70E740481C1C}">
                          <a14:useLocalDpi xmlns:a14="http://schemas.microsoft.com/office/drawing/2010/main" val="0"/>
                        </a:ext>
                      </a:extLst>
                    </a:blip>
                    <a:stretch>
                      <a:fillRect/>
                    </a:stretch>
                  </pic:blipFill>
                  <pic:spPr>
                    <a:xfrm>
                      <a:off x="0" y="0"/>
                      <a:ext cx="2793815" cy="2328180"/>
                    </a:xfrm>
                    <a:prstGeom prst="rect">
                      <a:avLst/>
                    </a:prstGeom>
                  </pic:spPr>
                </pic:pic>
              </a:graphicData>
            </a:graphic>
          </wp:inline>
        </w:drawing>
      </w:r>
    </w:p>
    <w:p w14:paraId="6CC673A0" w14:textId="50600B7B" w:rsidR="00B634E6" w:rsidRPr="001133BD" w:rsidRDefault="00B634E6" w:rsidP="00A22B81">
      <w:pPr>
        <w:pStyle w:val="Caption"/>
        <w:spacing w:line="360" w:lineRule="auto"/>
        <w:jc w:val="both"/>
        <w:rPr>
          <w:sz w:val="22"/>
          <w:szCs w:val="22"/>
        </w:rPr>
      </w:pPr>
      <w:r w:rsidRPr="00EA700F">
        <w:rPr>
          <w:sz w:val="22"/>
          <w:szCs w:val="22"/>
        </w:rPr>
        <w:t xml:space="preserve">Figure </w:t>
      </w:r>
      <w:r w:rsidR="00335320" w:rsidRPr="00EA700F">
        <w:rPr>
          <w:sz w:val="22"/>
          <w:szCs w:val="22"/>
        </w:rPr>
        <w:t>3</w:t>
      </w:r>
      <w:r w:rsidRPr="00EA700F">
        <w:rPr>
          <w:sz w:val="22"/>
          <w:szCs w:val="22"/>
        </w:rPr>
        <w:t xml:space="preserve">. </w:t>
      </w:r>
      <w:commentRangeStart w:id="399"/>
      <w:r w:rsidRPr="00EA700F">
        <w:rPr>
          <w:sz w:val="22"/>
          <w:szCs w:val="22"/>
        </w:rPr>
        <w:t>Relationships</w:t>
      </w:r>
      <w:commentRangeEnd w:id="399"/>
      <w:r w:rsidR="00D25848">
        <w:rPr>
          <w:rStyle w:val="CommentReference"/>
          <w:i w:val="0"/>
          <w:iCs w:val="0"/>
          <w:color w:val="auto"/>
        </w:rPr>
        <w:commentReference w:id="399"/>
      </w:r>
      <w:r w:rsidRPr="00EA700F">
        <w:rPr>
          <w:sz w:val="22"/>
          <w:szCs w:val="22"/>
        </w:rPr>
        <w:t xml:space="preserve"> between abundance weighted mean wood density and hydrological metrics describing a</w:t>
      </w:r>
      <w:del w:id="400" w:author="Michelle Leishman" w:date="2014-04-08T16:25:00Z">
        <w:r w:rsidRPr="00EA700F" w:rsidDel="00D25848">
          <w:rPr>
            <w:sz w:val="22"/>
            <w:szCs w:val="22"/>
          </w:rPr>
          <w:delText>.</w:delText>
        </w:r>
      </w:del>
      <w:r w:rsidRPr="00EA700F">
        <w:rPr>
          <w:sz w:val="22"/>
          <w:szCs w:val="22"/>
        </w:rPr>
        <w:t xml:space="preserve">) </w:t>
      </w:r>
      <w:proofErr w:type="spellStart"/>
      <w:r w:rsidR="00D0402B">
        <w:rPr>
          <w:sz w:val="22"/>
          <w:szCs w:val="22"/>
        </w:rPr>
        <w:t>interannual</w:t>
      </w:r>
      <w:proofErr w:type="spellEnd"/>
      <w:r w:rsidR="00D0402B">
        <w:rPr>
          <w:sz w:val="22"/>
          <w:szCs w:val="22"/>
        </w:rPr>
        <w:t xml:space="preserve"> </w:t>
      </w:r>
      <w:r w:rsidRPr="00EA700F">
        <w:rPr>
          <w:sz w:val="22"/>
          <w:szCs w:val="22"/>
        </w:rPr>
        <w:t xml:space="preserve">variability in flood </w:t>
      </w:r>
      <w:del w:id="401" w:author="Michelle Leishman" w:date="2014-04-08T16:28:00Z">
        <w:r w:rsidRPr="00EA700F" w:rsidDel="00D310D7">
          <w:rPr>
            <w:sz w:val="22"/>
            <w:szCs w:val="22"/>
          </w:rPr>
          <w:delText xml:space="preserve">fall </w:delText>
        </w:r>
      </w:del>
      <w:ins w:id="402" w:author="Michelle Leishman" w:date="2014-04-08T16:28:00Z">
        <w:r w:rsidR="00D310D7">
          <w:rPr>
            <w:sz w:val="22"/>
            <w:szCs w:val="22"/>
          </w:rPr>
          <w:t>rise?</w:t>
        </w:r>
        <w:r w:rsidR="00D310D7" w:rsidRPr="00EA700F">
          <w:rPr>
            <w:sz w:val="22"/>
            <w:szCs w:val="22"/>
          </w:rPr>
          <w:t xml:space="preserve"> </w:t>
        </w:r>
      </w:ins>
      <w:proofErr w:type="gramStart"/>
      <w:r w:rsidRPr="00EA700F">
        <w:rPr>
          <w:sz w:val="22"/>
          <w:szCs w:val="22"/>
        </w:rPr>
        <w:t>rates</w:t>
      </w:r>
      <w:proofErr w:type="gramEnd"/>
      <w:r w:rsidR="006A025A">
        <w:rPr>
          <w:sz w:val="22"/>
          <w:szCs w:val="22"/>
        </w:rPr>
        <w:t xml:space="preserve"> (</w:t>
      </w:r>
      <w:proofErr w:type="spellStart"/>
      <w:r w:rsidR="006A025A">
        <w:rPr>
          <w:sz w:val="22"/>
          <w:szCs w:val="22"/>
        </w:rPr>
        <w:t>CVAnnMRateRise</w:t>
      </w:r>
      <w:proofErr w:type="spellEnd"/>
      <w:r w:rsidR="006A025A">
        <w:rPr>
          <w:sz w:val="22"/>
          <w:szCs w:val="22"/>
        </w:rPr>
        <w:t>)</w:t>
      </w:r>
      <w:r w:rsidRPr="00EA700F">
        <w:rPr>
          <w:sz w:val="22"/>
          <w:szCs w:val="22"/>
        </w:rPr>
        <w:t>, b</w:t>
      </w:r>
      <w:del w:id="403" w:author="Michelle Leishman" w:date="2014-04-08T16:25:00Z">
        <w:r w:rsidRPr="00EA700F" w:rsidDel="00D25848">
          <w:rPr>
            <w:sz w:val="22"/>
            <w:szCs w:val="22"/>
          </w:rPr>
          <w:delText>.</w:delText>
        </w:r>
      </w:del>
      <w:r w:rsidRPr="00EA700F">
        <w:rPr>
          <w:sz w:val="22"/>
          <w:szCs w:val="22"/>
        </w:rPr>
        <w:t xml:space="preserve">) </w:t>
      </w:r>
      <w:proofErr w:type="spellStart"/>
      <w:r w:rsidR="00D0402B">
        <w:rPr>
          <w:sz w:val="22"/>
          <w:szCs w:val="22"/>
        </w:rPr>
        <w:t>interannual</w:t>
      </w:r>
      <w:proofErr w:type="spellEnd"/>
      <w:r w:rsidR="00D0402B">
        <w:rPr>
          <w:sz w:val="22"/>
          <w:szCs w:val="22"/>
        </w:rPr>
        <w:t xml:space="preserve"> </w:t>
      </w:r>
      <w:r w:rsidRPr="00EA700F">
        <w:rPr>
          <w:sz w:val="22"/>
          <w:szCs w:val="22"/>
        </w:rPr>
        <w:t xml:space="preserve">variability in flood </w:t>
      </w:r>
      <w:del w:id="404" w:author="Michelle Leishman" w:date="2014-04-08T16:25:00Z">
        <w:r w:rsidRPr="00EA700F" w:rsidDel="00D25848">
          <w:rPr>
            <w:sz w:val="22"/>
            <w:szCs w:val="22"/>
          </w:rPr>
          <w:delText xml:space="preserve">rise </w:delText>
        </w:r>
      </w:del>
      <w:ins w:id="405" w:author="Michelle Leishman" w:date="2014-04-08T16:25:00Z">
        <w:r w:rsidR="00D25848">
          <w:rPr>
            <w:sz w:val="22"/>
            <w:szCs w:val="22"/>
          </w:rPr>
          <w:t>fall?</w:t>
        </w:r>
        <w:r w:rsidR="00D25848" w:rsidRPr="00EA700F">
          <w:rPr>
            <w:sz w:val="22"/>
            <w:szCs w:val="22"/>
          </w:rPr>
          <w:t xml:space="preserve"> </w:t>
        </w:r>
      </w:ins>
      <w:proofErr w:type="gramStart"/>
      <w:r w:rsidRPr="00EA700F">
        <w:rPr>
          <w:sz w:val="22"/>
          <w:szCs w:val="22"/>
        </w:rPr>
        <w:t>rate</w:t>
      </w:r>
      <w:r w:rsidR="006A025A">
        <w:rPr>
          <w:sz w:val="22"/>
          <w:szCs w:val="22"/>
        </w:rPr>
        <w:t>s</w:t>
      </w:r>
      <w:proofErr w:type="gramEnd"/>
      <w:r w:rsidR="006A025A">
        <w:rPr>
          <w:sz w:val="22"/>
          <w:szCs w:val="22"/>
        </w:rPr>
        <w:t xml:space="preserve"> (</w:t>
      </w:r>
      <w:proofErr w:type="spellStart"/>
      <w:r w:rsidR="006A025A">
        <w:rPr>
          <w:sz w:val="22"/>
          <w:szCs w:val="22"/>
        </w:rPr>
        <w:t>CVAnnMRateFall</w:t>
      </w:r>
      <w:proofErr w:type="spellEnd"/>
      <w:r w:rsidR="006A025A">
        <w:rPr>
          <w:sz w:val="22"/>
          <w:szCs w:val="22"/>
        </w:rPr>
        <w:t>)</w:t>
      </w:r>
      <w:r w:rsidRPr="00EA700F">
        <w:rPr>
          <w:sz w:val="22"/>
          <w:szCs w:val="22"/>
        </w:rPr>
        <w:t>, c</w:t>
      </w:r>
      <w:del w:id="406" w:author="Michelle Leishman" w:date="2014-04-08T16:25:00Z">
        <w:r w:rsidRPr="00EA700F" w:rsidDel="00D25848">
          <w:rPr>
            <w:sz w:val="22"/>
            <w:szCs w:val="22"/>
          </w:rPr>
          <w:delText>.</w:delText>
        </w:r>
      </w:del>
      <w:r w:rsidRPr="00EA700F">
        <w:rPr>
          <w:sz w:val="22"/>
          <w:szCs w:val="22"/>
        </w:rPr>
        <w:t>) mean high flow magnitude</w:t>
      </w:r>
      <w:r w:rsidR="006A025A">
        <w:rPr>
          <w:sz w:val="22"/>
          <w:szCs w:val="22"/>
        </w:rPr>
        <w:t xml:space="preserve"> (</w:t>
      </w:r>
      <w:proofErr w:type="spellStart"/>
      <w:r w:rsidR="006A025A">
        <w:rPr>
          <w:sz w:val="22"/>
          <w:szCs w:val="22"/>
        </w:rPr>
        <w:t>HSPeaknorm</w:t>
      </w:r>
      <w:proofErr w:type="spellEnd"/>
      <w:r w:rsidR="006A025A">
        <w:rPr>
          <w:sz w:val="22"/>
          <w:szCs w:val="22"/>
        </w:rPr>
        <w:t>)</w:t>
      </w:r>
      <w:r w:rsidRPr="00EA700F">
        <w:rPr>
          <w:sz w:val="22"/>
          <w:szCs w:val="22"/>
        </w:rPr>
        <w:t>, d</w:t>
      </w:r>
      <w:del w:id="407" w:author="Michelle Leishman" w:date="2014-04-08T16:25:00Z">
        <w:r w:rsidRPr="00EA700F" w:rsidDel="00D25848">
          <w:rPr>
            <w:sz w:val="22"/>
            <w:szCs w:val="22"/>
          </w:rPr>
          <w:delText>.</w:delText>
        </w:r>
      </w:del>
      <w:r w:rsidRPr="00EA700F">
        <w:rPr>
          <w:sz w:val="22"/>
          <w:szCs w:val="22"/>
        </w:rPr>
        <w:t xml:space="preserve">) </w:t>
      </w:r>
      <w:proofErr w:type="spellStart"/>
      <w:r w:rsidR="00625ED2">
        <w:rPr>
          <w:sz w:val="22"/>
          <w:szCs w:val="22"/>
        </w:rPr>
        <w:t>interannual</w:t>
      </w:r>
      <w:proofErr w:type="spellEnd"/>
      <w:r w:rsidR="00625ED2">
        <w:rPr>
          <w:sz w:val="22"/>
          <w:szCs w:val="22"/>
        </w:rPr>
        <w:t xml:space="preserve"> </w:t>
      </w:r>
      <w:r w:rsidRPr="00EA700F">
        <w:rPr>
          <w:sz w:val="22"/>
          <w:szCs w:val="22"/>
        </w:rPr>
        <w:t>variability in high flow magnitude</w:t>
      </w:r>
      <w:r w:rsidR="006A025A">
        <w:rPr>
          <w:sz w:val="22"/>
          <w:szCs w:val="22"/>
        </w:rPr>
        <w:t xml:space="preserve"> (</w:t>
      </w:r>
      <w:proofErr w:type="spellStart"/>
      <w:r w:rsidR="006A025A">
        <w:rPr>
          <w:sz w:val="22"/>
          <w:szCs w:val="22"/>
        </w:rPr>
        <w:t>CVAnnHSPeak</w:t>
      </w:r>
      <w:proofErr w:type="spellEnd"/>
      <w:r w:rsidR="006A025A">
        <w:rPr>
          <w:sz w:val="22"/>
          <w:szCs w:val="22"/>
        </w:rPr>
        <w:t>)</w:t>
      </w:r>
      <w:r w:rsidRPr="00EA700F">
        <w:rPr>
          <w:sz w:val="22"/>
          <w:szCs w:val="22"/>
        </w:rPr>
        <w:t>, e</w:t>
      </w:r>
      <w:del w:id="408" w:author="Michelle Leishman" w:date="2014-04-08T16:25:00Z">
        <w:r w:rsidRPr="00EA700F" w:rsidDel="00D25848">
          <w:rPr>
            <w:sz w:val="22"/>
            <w:szCs w:val="22"/>
          </w:rPr>
          <w:delText>.</w:delText>
        </w:r>
      </w:del>
      <w:r w:rsidRPr="00EA700F">
        <w:rPr>
          <w:sz w:val="22"/>
          <w:szCs w:val="22"/>
        </w:rPr>
        <w:t>) magnitude of the 20 year average return interval flood</w:t>
      </w:r>
      <w:r w:rsidR="006A025A">
        <w:rPr>
          <w:sz w:val="22"/>
          <w:szCs w:val="22"/>
        </w:rPr>
        <w:t xml:space="preserve"> (AS20YrARInorm)</w:t>
      </w:r>
      <w:r w:rsidRPr="00EA700F">
        <w:rPr>
          <w:sz w:val="22"/>
          <w:szCs w:val="22"/>
        </w:rPr>
        <w:t>. Fit</w:t>
      </w:r>
      <w:ins w:id="409" w:author="Michelle Leishman" w:date="2014-04-08T16:26:00Z">
        <w:r w:rsidR="00D25848">
          <w:rPr>
            <w:sz w:val="22"/>
            <w:szCs w:val="22"/>
          </w:rPr>
          <w:t>ted</w:t>
        </w:r>
      </w:ins>
      <w:r w:rsidRPr="00EA700F">
        <w:rPr>
          <w:sz w:val="22"/>
          <w:szCs w:val="22"/>
        </w:rPr>
        <w:t xml:space="preserve"> lines depict ordinary least squares regression </w:t>
      </w:r>
      <w:r w:rsidRPr="00EA700F">
        <w:rPr>
          <w:sz w:val="22"/>
          <w:szCs w:val="22"/>
        </w:rPr>
        <w:lastRenderedPageBreak/>
        <w:t xml:space="preserve">models. a. – d. are quadratic fits, e. is an exponential fit. Shaded areas depict the </w:t>
      </w:r>
      <w:r w:rsidR="00980EC2">
        <w:rPr>
          <w:sz w:val="22"/>
          <w:szCs w:val="22"/>
        </w:rPr>
        <w:t xml:space="preserve">smoothed </w:t>
      </w:r>
      <w:r w:rsidRPr="00EA700F">
        <w:rPr>
          <w:sz w:val="22"/>
          <w:szCs w:val="22"/>
        </w:rPr>
        <w:t xml:space="preserve">95% confidence interval around the regression model. </w:t>
      </w:r>
      <w:proofErr w:type="spellStart"/>
      <w:proofErr w:type="gramStart"/>
      <w:r w:rsidR="001133BD">
        <w:rPr>
          <w:sz w:val="22"/>
          <w:szCs w:val="22"/>
        </w:rPr>
        <w:t>p.adj</w:t>
      </w:r>
      <w:proofErr w:type="spellEnd"/>
      <w:proofErr w:type="gramEnd"/>
      <w:r w:rsidR="001133BD">
        <w:rPr>
          <w:sz w:val="22"/>
          <w:szCs w:val="22"/>
        </w:rPr>
        <w:t xml:space="preserve"> refers to </w:t>
      </w:r>
      <w:proofErr w:type="spellStart"/>
      <w:r w:rsidR="001133BD">
        <w:rPr>
          <w:sz w:val="22"/>
          <w:szCs w:val="22"/>
        </w:rPr>
        <w:t>Benjamini</w:t>
      </w:r>
      <w:proofErr w:type="spellEnd"/>
      <w:r w:rsidR="001133BD">
        <w:rPr>
          <w:sz w:val="22"/>
          <w:szCs w:val="22"/>
        </w:rPr>
        <w:t>-Hochberg adjusted p values.</w:t>
      </w:r>
    </w:p>
    <w:p w14:paraId="6BEEF8F5" w14:textId="6DAF638A" w:rsidR="00B634E6" w:rsidRPr="00EA700F" w:rsidRDefault="00B634E6" w:rsidP="00A22B81">
      <w:pPr>
        <w:spacing w:line="360" w:lineRule="auto"/>
        <w:jc w:val="both"/>
      </w:pPr>
      <w:r w:rsidRPr="00EA700F">
        <w:t xml:space="preserve">We found denser woody tissues were increasingly favoured as </w:t>
      </w:r>
      <w:proofErr w:type="spellStart"/>
      <w:r w:rsidR="00617ABD">
        <w:t>baseflow</w:t>
      </w:r>
      <w:proofErr w:type="spellEnd"/>
      <w:r w:rsidR="00617ABD">
        <w:t xml:space="preserve"> index decreased (Fig 4a). </w:t>
      </w:r>
      <w:r w:rsidRPr="00EA700F">
        <w:t>Wood density increased as patterns of average flow conditions became a</w:t>
      </w:r>
      <w:del w:id="410" w:author="Michelle Leishman" w:date="2014-04-08T16:29:00Z">
        <w:r w:rsidRPr="00EA700F" w:rsidDel="00D310D7">
          <w:delText>.</w:delText>
        </w:r>
      </w:del>
      <w:r w:rsidRPr="00EA700F">
        <w:t>) less uniforml</w:t>
      </w:r>
      <w:r w:rsidR="00617ABD">
        <w:t>y distributed across seasons (Fig 4c</w:t>
      </w:r>
      <w:r w:rsidRPr="00EA700F">
        <w:t>), and b</w:t>
      </w:r>
      <w:del w:id="411" w:author="Michelle Leishman" w:date="2014-04-08T16:29:00Z">
        <w:r w:rsidRPr="00EA700F" w:rsidDel="00D310D7">
          <w:delText>.</w:delText>
        </w:r>
      </w:del>
      <w:r w:rsidRPr="00EA700F">
        <w:t>) less uniformly distributed year to year</w:t>
      </w:r>
      <w:r w:rsidR="00617ABD">
        <w:t xml:space="preserve"> (Fig 4d)</w:t>
      </w:r>
      <w:r w:rsidRPr="00EA700F">
        <w:t>. Thus mean wood density is maximised when average flow</w:t>
      </w:r>
      <w:del w:id="412" w:author="Michelle Leishman" w:date="2014-04-08T16:29:00Z">
        <w:r w:rsidRPr="00EA700F" w:rsidDel="00D310D7">
          <w:delText>s</w:delText>
        </w:r>
      </w:del>
      <w:r w:rsidRPr="00EA700F">
        <w:t xml:space="preserve"> patterns are highly seasonal, but the season with which they are associated is not consistent throughout the record. </w:t>
      </w:r>
      <w:r w:rsidR="00617ABD" w:rsidRPr="00EA700F">
        <w:t xml:space="preserve">A similar relationship was observed for inter-annual </w:t>
      </w:r>
      <w:r w:rsidR="00617ABD">
        <w:t xml:space="preserve">(Fig 4e) </w:t>
      </w:r>
      <w:r w:rsidR="00617ABD" w:rsidRPr="00EA700F">
        <w:t>but not inter-seasonal uniformity of minimum flows.</w:t>
      </w:r>
      <w:r w:rsidR="00617ABD">
        <w:t xml:space="preserve"> </w:t>
      </w:r>
      <w:del w:id="413" w:author="Michelle Leishman" w:date="2014-04-08T16:30:00Z">
        <w:r w:rsidRPr="00EA700F" w:rsidDel="00D310D7">
          <w:delText>That is to say</w:delText>
        </w:r>
      </w:del>
      <w:ins w:id="414" w:author="Michelle Leishman" w:date="2014-04-08T16:30:00Z">
        <w:r w:rsidR="00D310D7">
          <w:t>In other words</w:t>
        </w:r>
      </w:ins>
      <w:r w:rsidRPr="00EA700F">
        <w:t>, it was not important how strongly minimum flows were associated with particular seasons, but whether the seasonal pattern of flows was the sam</w:t>
      </w:r>
      <w:r w:rsidR="00617ABD">
        <w:t xml:space="preserve">e across years of the record.  </w:t>
      </w:r>
      <w:r w:rsidRPr="00EA700F">
        <w:t xml:space="preserve">Mean wood density also increased with increasing </w:t>
      </w:r>
      <w:proofErr w:type="spellStart"/>
      <w:r w:rsidRPr="00EA700F">
        <w:t>interannual</w:t>
      </w:r>
      <w:proofErr w:type="spellEnd"/>
      <w:r w:rsidRPr="00EA700F">
        <w:t xml:space="preserve"> variability in </w:t>
      </w:r>
      <w:proofErr w:type="spellStart"/>
      <w:r w:rsidRPr="00EA700F">
        <w:t>baseflow</w:t>
      </w:r>
      <w:proofErr w:type="spellEnd"/>
      <w:r w:rsidRPr="00EA700F">
        <w:t xml:space="preserve"> index</w:t>
      </w:r>
      <w:r w:rsidR="00617ABD">
        <w:t xml:space="preserve"> (Fig 4b)</w:t>
      </w:r>
      <w:r w:rsidRPr="00EA700F">
        <w:t xml:space="preserve">, pointing to a strong effect from years in which </w:t>
      </w:r>
      <w:proofErr w:type="spellStart"/>
      <w:r w:rsidRPr="00EA700F">
        <w:t>ba</w:t>
      </w:r>
      <w:r w:rsidR="00617ABD">
        <w:t>seflow</w:t>
      </w:r>
      <w:proofErr w:type="spellEnd"/>
      <w:r w:rsidR="00617ABD">
        <w:t xml:space="preserve"> deviated from the mean. </w:t>
      </w:r>
      <w:r w:rsidRPr="00EA700F">
        <w:t>Wood density also decreased with mean low spell flow</w:t>
      </w:r>
      <w:r w:rsidR="00617ABD">
        <w:t xml:space="preserve"> (Fig 4f)</w:t>
      </w:r>
      <w:r w:rsidRPr="00EA700F">
        <w:t xml:space="preserve">, and with </w:t>
      </w:r>
      <w:del w:id="415" w:author="Michelle Leishman" w:date="2014-04-08T16:30:00Z">
        <w:r w:rsidRPr="00EA700F" w:rsidDel="00D310D7">
          <w:delText xml:space="preserve">removal of Snowy Creek as an outlier, </w:delText>
        </w:r>
      </w:del>
      <w:r w:rsidRPr="00EA700F">
        <w:t>the mean 7 day minimum flow</w:t>
      </w:r>
      <w:ins w:id="416" w:author="Michelle Leishman" w:date="2014-04-08T16:30:00Z">
        <w:r w:rsidR="00D310D7">
          <w:t xml:space="preserve"> (after </w:t>
        </w:r>
        <w:r w:rsidR="00D310D7" w:rsidRPr="00EA700F">
          <w:t>removal of Snowy Creek as an outlier</w:t>
        </w:r>
        <w:r w:rsidR="00D310D7">
          <w:t>)</w:t>
        </w:r>
      </w:ins>
      <w:r w:rsidR="00617ABD">
        <w:t xml:space="preserve"> (Fig 4g)</w:t>
      </w:r>
      <w:ins w:id="417" w:author="Michelle Leishman" w:date="2014-04-08T16:31:00Z">
        <w:r w:rsidR="00D310D7">
          <w:t>. For both metrics</w:t>
        </w:r>
      </w:ins>
      <w:del w:id="418" w:author="Michelle Leishman" w:date="2014-04-08T16:31:00Z">
        <w:r w:rsidR="00617ABD" w:rsidDel="00D310D7">
          <w:delText>,</w:delText>
        </w:r>
        <w:r w:rsidRPr="00EA700F" w:rsidDel="00D310D7">
          <w:delText xml:space="preserve"> </w:delText>
        </w:r>
        <w:r w:rsidR="00617ABD" w:rsidDel="00D310D7">
          <w:delText>for both of which</w:delText>
        </w:r>
      </w:del>
      <w:r w:rsidR="00617ABD">
        <w:t xml:space="preserve">  higher value</w:t>
      </w:r>
      <w:ins w:id="419" w:author="Michelle Leishman" w:date="2014-04-08T16:31:00Z">
        <w:r w:rsidR="00D310D7">
          <w:t>s</w:t>
        </w:r>
      </w:ins>
      <w:r w:rsidRPr="00EA700F">
        <w:t xml:space="preserve"> indicate</w:t>
      </w:r>
      <w:del w:id="420" w:author="Michelle Leishman" w:date="2014-04-08T16:31:00Z">
        <w:r w:rsidR="00617ABD" w:rsidDel="00D310D7">
          <w:delText>s</w:delText>
        </w:r>
      </w:del>
      <w:r w:rsidRPr="00EA700F">
        <w:t xml:space="preserve"> wetter minimum flow conditions</w:t>
      </w:r>
      <w:del w:id="421" w:author="Michelle Leishman" w:date="2014-04-08T16:31:00Z">
        <w:r w:rsidRPr="00EA700F" w:rsidDel="00D310D7">
          <w:delText>)</w:delText>
        </w:r>
      </w:del>
      <w:r w:rsidRPr="00EA700F">
        <w:t xml:space="preserve">.  Metrics of low flow duration </w:t>
      </w:r>
      <w:del w:id="422" w:author="Michelle Leishman" w:date="2014-04-08T16:31:00Z">
        <w:r w:rsidRPr="00EA700F" w:rsidDel="00D310D7">
          <w:delText xml:space="preserve">did </w:delText>
        </w:r>
      </w:del>
      <w:ins w:id="423" w:author="Michelle Leishman" w:date="2014-04-08T16:31:00Z">
        <w:r w:rsidR="00D310D7">
          <w:t xml:space="preserve">were </w:t>
        </w:r>
      </w:ins>
      <w:r w:rsidRPr="00EA700F">
        <w:t xml:space="preserve">not significantly </w:t>
      </w:r>
      <w:del w:id="424" w:author="Michelle Leishman" w:date="2014-04-08T16:31:00Z">
        <w:r w:rsidRPr="00EA700F" w:rsidDel="00D310D7">
          <w:delText xml:space="preserve">predict </w:delText>
        </w:r>
      </w:del>
      <w:ins w:id="425" w:author="Michelle Leishman" w:date="2014-04-08T16:31:00Z">
        <w:r w:rsidR="00D310D7">
          <w:t>associated with</w:t>
        </w:r>
        <w:r w:rsidR="00D310D7" w:rsidRPr="00EA700F">
          <w:t xml:space="preserve"> </w:t>
        </w:r>
      </w:ins>
      <w:r w:rsidRPr="00EA700F">
        <w:t xml:space="preserve">wood density. </w:t>
      </w:r>
    </w:p>
    <w:p w14:paraId="49D1CEC2" w14:textId="77777777" w:rsidR="00B634E6" w:rsidRPr="00EA700F" w:rsidRDefault="00B634E6" w:rsidP="00A22B81">
      <w:pPr>
        <w:spacing w:line="360" w:lineRule="auto"/>
        <w:jc w:val="both"/>
      </w:pPr>
      <w:r w:rsidRPr="00EA700F">
        <w:rPr>
          <w:noProof/>
          <w:lang w:eastAsia="en-AU"/>
        </w:rPr>
        <w:lastRenderedPageBreak/>
        <w:drawing>
          <wp:inline distT="0" distB="0" distL="0" distR="0" wp14:anchorId="7979BCB9" wp14:editId="4E4A0A34">
            <wp:extent cx="2578608" cy="2148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FI_p-0.045_r2-0.43362.png"/>
                    <pic:cNvPicPr/>
                  </pic:nvPicPr>
                  <pic:blipFill>
                    <a:blip r:embed="rId18">
                      <a:extLst>
                        <a:ext uri="{28A0092B-C50C-407E-A947-70E740481C1C}">
                          <a14:useLocalDpi xmlns:a14="http://schemas.microsoft.com/office/drawing/2010/main" val="0"/>
                        </a:ext>
                      </a:extLst>
                    </a:blip>
                    <a:stretch>
                      <a:fillRect/>
                    </a:stretch>
                  </pic:blipFill>
                  <pic:spPr>
                    <a:xfrm>
                      <a:off x="0" y="0"/>
                      <a:ext cx="2580477" cy="2150398"/>
                    </a:xfrm>
                    <a:prstGeom prst="rect">
                      <a:avLst/>
                    </a:prstGeom>
                  </pic:spPr>
                </pic:pic>
              </a:graphicData>
            </a:graphic>
          </wp:inline>
        </w:drawing>
      </w:r>
      <w:r w:rsidRPr="00EA700F">
        <w:rPr>
          <w:noProof/>
          <w:lang w:eastAsia="en-AU"/>
        </w:rPr>
        <w:drawing>
          <wp:inline distT="0" distB="0" distL="0" distR="0" wp14:anchorId="0976569E" wp14:editId="1BE5AA31">
            <wp:extent cx="2514600" cy="20955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VAnnBFI_p-0.03675_r2-0.55709.png"/>
                    <pic:cNvPicPr/>
                  </pic:nvPicPr>
                  <pic:blipFill>
                    <a:blip r:embed="rId19">
                      <a:extLst>
                        <a:ext uri="{28A0092B-C50C-407E-A947-70E740481C1C}">
                          <a14:useLocalDpi xmlns:a14="http://schemas.microsoft.com/office/drawing/2010/main" val="0"/>
                        </a:ext>
                      </a:extLst>
                    </a:blip>
                    <a:stretch>
                      <a:fillRect/>
                    </a:stretch>
                  </pic:blipFill>
                  <pic:spPr>
                    <a:xfrm>
                      <a:off x="0" y="0"/>
                      <a:ext cx="2520389" cy="2100325"/>
                    </a:xfrm>
                    <a:prstGeom prst="rect">
                      <a:avLst/>
                    </a:prstGeom>
                  </pic:spPr>
                </pic:pic>
              </a:graphicData>
            </a:graphic>
          </wp:inline>
        </w:drawing>
      </w:r>
      <w:r w:rsidRPr="00EA700F">
        <w:rPr>
          <w:noProof/>
          <w:lang w:eastAsia="en-AU"/>
        </w:rPr>
        <w:drawing>
          <wp:inline distT="0" distB="0" distL="0" distR="0" wp14:anchorId="54BED585" wp14:editId="3812203D">
            <wp:extent cx="2606040" cy="21717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_MDFM_p-0.0342_r2-0.44315.png"/>
                    <pic:cNvPicPr/>
                  </pic:nvPicPr>
                  <pic:blipFill>
                    <a:blip r:embed="rId20">
                      <a:extLst>
                        <a:ext uri="{28A0092B-C50C-407E-A947-70E740481C1C}">
                          <a14:useLocalDpi xmlns:a14="http://schemas.microsoft.com/office/drawing/2010/main" val="0"/>
                        </a:ext>
                      </a:extLst>
                    </a:blip>
                    <a:stretch>
                      <a:fillRect/>
                    </a:stretch>
                  </pic:blipFill>
                  <pic:spPr>
                    <a:xfrm>
                      <a:off x="0" y="0"/>
                      <a:ext cx="2610311" cy="2175259"/>
                    </a:xfrm>
                    <a:prstGeom prst="rect">
                      <a:avLst/>
                    </a:prstGeom>
                  </pic:spPr>
                </pic:pic>
              </a:graphicData>
            </a:graphic>
          </wp:inline>
        </w:drawing>
      </w:r>
      <w:r w:rsidRPr="00EA700F">
        <w:rPr>
          <w:noProof/>
          <w:lang w:eastAsia="en-AU"/>
        </w:rPr>
        <w:drawing>
          <wp:inline distT="0" distB="0" distL="0" distR="0" wp14:anchorId="2A6BA498" wp14:editId="7E962C4A">
            <wp:extent cx="2621280" cy="2184401"/>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_MDFM_p-0.03675_r2-0.44976.png"/>
                    <pic:cNvPicPr/>
                  </pic:nvPicPr>
                  <pic:blipFill>
                    <a:blip r:embed="rId21">
                      <a:extLst>
                        <a:ext uri="{28A0092B-C50C-407E-A947-70E740481C1C}">
                          <a14:useLocalDpi xmlns:a14="http://schemas.microsoft.com/office/drawing/2010/main" val="0"/>
                        </a:ext>
                      </a:extLst>
                    </a:blip>
                    <a:stretch>
                      <a:fillRect/>
                    </a:stretch>
                  </pic:blipFill>
                  <pic:spPr>
                    <a:xfrm>
                      <a:off x="0" y="0"/>
                      <a:ext cx="2623594" cy="2186329"/>
                    </a:xfrm>
                    <a:prstGeom prst="rect">
                      <a:avLst/>
                    </a:prstGeom>
                  </pic:spPr>
                </pic:pic>
              </a:graphicData>
            </a:graphic>
          </wp:inline>
        </w:drawing>
      </w:r>
    </w:p>
    <w:p w14:paraId="10F5B6C8" w14:textId="77777777" w:rsidR="00B634E6" w:rsidRPr="00EA700F" w:rsidRDefault="00B634E6" w:rsidP="00A22B81">
      <w:pPr>
        <w:spacing w:line="360" w:lineRule="auto"/>
        <w:jc w:val="both"/>
      </w:pPr>
      <w:r w:rsidRPr="00EA700F">
        <w:rPr>
          <w:noProof/>
          <w:lang w:eastAsia="en-AU"/>
        </w:rPr>
        <w:drawing>
          <wp:inline distT="0" distB="0" distL="0" distR="0" wp14:anchorId="622E0140" wp14:editId="19F2E385">
            <wp:extent cx="2575560" cy="214630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_MinM_p-0.03675_r2-0.55156.png"/>
                    <pic:cNvPicPr/>
                  </pic:nvPicPr>
                  <pic:blipFill>
                    <a:blip r:embed="rId22">
                      <a:extLst>
                        <a:ext uri="{28A0092B-C50C-407E-A947-70E740481C1C}">
                          <a14:useLocalDpi xmlns:a14="http://schemas.microsoft.com/office/drawing/2010/main" val="0"/>
                        </a:ext>
                      </a:extLst>
                    </a:blip>
                    <a:stretch>
                      <a:fillRect/>
                    </a:stretch>
                  </pic:blipFill>
                  <pic:spPr>
                    <a:xfrm>
                      <a:off x="0" y="0"/>
                      <a:ext cx="2580864" cy="2150721"/>
                    </a:xfrm>
                    <a:prstGeom prst="rect">
                      <a:avLst/>
                    </a:prstGeom>
                  </pic:spPr>
                </pic:pic>
              </a:graphicData>
            </a:graphic>
          </wp:inline>
        </w:drawing>
      </w:r>
      <w:r w:rsidRPr="00EA700F">
        <w:rPr>
          <w:noProof/>
          <w:lang w:eastAsia="en-AU"/>
        </w:rPr>
        <w:drawing>
          <wp:inline distT="0" distB="0" distL="0" distR="0" wp14:anchorId="160F350B" wp14:editId="6072A4A9">
            <wp:extent cx="2584704" cy="21539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SPeaknorm_p-0.0342_r2-0.40785.png"/>
                    <pic:cNvPicPr/>
                  </pic:nvPicPr>
                  <pic:blipFill>
                    <a:blip r:embed="rId23">
                      <a:extLst>
                        <a:ext uri="{28A0092B-C50C-407E-A947-70E740481C1C}">
                          <a14:useLocalDpi xmlns:a14="http://schemas.microsoft.com/office/drawing/2010/main" val="0"/>
                        </a:ext>
                      </a:extLst>
                    </a:blip>
                    <a:stretch>
                      <a:fillRect/>
                    </a:stretch>
                  </pic:blipFill>
                  <pic:spPr>
                    <a:xfrm>
                      <a:off x="0" y="0"/>
                      <a:ext cx="2586300" cy="2155250"/>
                    </a:xfrm>
                    <a:prstGeom prst="rect">
                      <a:avLst/>
                    </a:prstGeom>
                  </pic:spPr>
                </pic:pic>
              </a:graphicData>
            </a:graphic>
          </wp:inline>
        </w:drawing>
      </w:r>
    </w:p>
    <w:p w14:paraId="31B794FF" w14:textId="21D104CC" w:rsidR="00335320" w:rsidRPr="00EA700F" w:rsidRDefault="00B634E6" w:rsidP="00A22B81">
      <w:pPr>
        <w:keepNext/>
        <w:spacing w:line="360" w:lineRule="auto"/>
        <w:jc w:val="both"/>
      </w:pPr>
      <w:r w:rsidRPr="00EA700F">
        <w:rPr>
          <w:noProof/>
          <w:lang w:eastAsia="en-AU"/>
        </w:rPr>
        <w:lastRenderedPageBreak/>
        <w:drawing>
          <wp:inline distT="0" distB="0" distL="0" distR="0" wp14:anchorId="2923D40B" wp14:editId="5E8A6C02">
            <wp:extent cx="2509520" cy="2091267"/>
            <wp:effectExtent l="0" t="0" r="508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7days.MinMeannorm_p-0.0760714285714286_r2-0.32789.png"/>
                    <pic:cNvPicPr/>
                  </pic:nvPicPr>
                  <pic:blipFill>
                    <a:blip r:embed="rId24">
                      <a:extLst>
                        <a:ext uri="{28A0092B-C50C-407E-A947-70E740481C1C}">
                          <a14:useLocalDpi xmlns:a14="http://schemas.microsoft.com/office/drawing/2010/main" val="0"/>
                        </a:ext>
                      </a:extLst>
                    </a:blip>
                    <a:stretch>
                      <a:fillRect/>
                    </a:stretch>
                  </pic:blipFill>
                  <pic:spPr>
                    <a:xfrm>
                      <a:off x="0" y="0"/>
                      <a:ext cx="2514457" cy="2095381"/>
                    </a:xfrm>
                    <a:prstGeom prst="rect">
                      <a:avLst/>
                    </a:prstGeom>
                  </pic:spPr>
                </pic:pic>
              </a:graphicData>
            </a:graphic>
          </wp:inline>
        </w:drawing>
      </w:r>
    </w:p>
    <w:p w14:paraId="3D71C304" w14:textId="2A7E7CCA" w:rsidR="00B634E6" w:rsidRPr="00EA700F" w:rsidRDefault="00335320" w:rsidP="00A22B81">
      <w:pPr>
        <w:pStyle w:val="Caption"/>
        <w:spacing w:line="360" w:lineRule="auto"/>
        <w:jc w:val="both"/>
        <w:rPr>
          <w:sz w:val="22"/>
          <w:szCs w:val="22"/>
        </w:rPr>
      </w:pPr>
      <w:r w:rsidRPr="007760E7">
        <w:rPr>
          <w:sz w:val="22"/>
          <w:szCs w:val="22"/>
        </w:rPr>
        <w:t>Figure 4. Relationships between abundance weighted mean wood density and hydrological metrics describing a</w:t>
      </w:r>
      <w:r w:rsidR="00980EC2" w:rsidRPr="007760E7">
        <w:rPr>
          <w:sz w:val="22"/>
          <w:szCs w:val="22"/>
        </w:rPr>
        <w:t>.)</w:t>
      </w:r>
      <w:r w:rsidR="00625ED2" w:rsidRPr="007760E7">
        <w:rPr>
          <w:sz w:val="22"/>
          <w:szCs w:val="22"/>
        </w:rPr>
        <w:t xml:space="preserve"> </w:t>
      </w:r>
      <w:proofErr w:type="spellStart"/>
      <w:proofErr w:type="gramStart"/>
      <w:r w:rsidR="00625ED2" w:rsidRPr="007760E7">
        <w:rPr>
          <w:sz w:val="22"/>
          <w:szCs w:val="22"/>
        </w:rPr>
        <w:t>baseflow</w:t>
      </w:r>
      <w:proofErr w:type="spellEnd"/>
      <w:proofErr w:type="gramEnd"/>
      <w:r w:rsidR="00625ED2" w:rsidRPr="007760E7">
        <w:rPr>
          <w:sz w:val="22"/>
          <w:szCs w:val="22"/>
        </w:rPr>
        <w:t xml:space="preserve"> index (BFI)</w:t>
      </w:r>
      <w:r w:rsidR="00980EC2" w:rsidRPr="007760E7">
        <w:rPr>
          <w:sz w:val="22"/>
          <w:szCs w:val="22"/>
        </w:rPr>
        <w:t xml:space="preserve">, b.) </w:t>
      </w:r>
      <w:proofErr w:type="spellStart"/>
      <w:proofErr w:type="gramStart"/>
      <w:r w:rsidR="00625ED2" w:rsidRPr="007760E7">
        <w:rPr>
          <w:sz w:val="22"/>
          <w:szCs w:val="22"/>
        </w:rPr>
        <w:t>interannual</w:t>
      </w:r>
      <w:proofErr w:type="spellEnd"/>
      <w:proofErr w:type="gramEnd"/>
      <w:r w:rsidR="00625ED2" w:rsidRPr="007760E7">
        <w:rPr>
          <w:sz w:val="22"/>
          <w:szCs w:val="22"/>
        </w:rPr>
        <w:t xml:space="preserve"> variability in </w:t>
      </w:r>
      <w:proofErr w:type="spellStart"/>
      <w:r w:rsidR="00625ED2" w:rsidRPr="007760E7">
        <w:rPr>
          <w:sz w:val="22"/>
          <w:szCs w:val="22"/>
        </w:rPr>
        <w:t>baseflow</w:t>
      </w:r>
      <w:proofErr w:type="spellEnd"/>
      <w:r w:rsidR="00625ED2" w:rsidRPr="007760E7">
        <w:rPr>
          <w:sz w:val="22"/>
          <w:szCs w:val="22"/>
        </w:rPr>
        <w:t xml:space="preserve"> index (</w:t>
      </w:r>
      <w:proofErr w:type="spellStart"/>
      <w:r w:rsidR="00625ED2" w:rsidRPr="007760E7">
        <w:rPr>
          <w:sz w:val="22"/>
          <w:szCs w:val="22"/>
        </w:rPr>
        <w:t>CVAnnBFI</w:t>
      </w:r>
      <w:proofErr w:type="spellEnd"/>
      <w:r w:rsidR="00625ED2" w:rsidRPr="007760E7">
        <w:rPr>
          <w:sz w:val="22"/>
          <w:szCs w:val="22"/>
        </w:rPr>
        <w:t>)</w:t>
      </w:r>
      <w:r w:rsidR="00980EC2" w:rsidRPr="007760E7">
        <w:rPr>
          <w:sz w:val="22"/>
          <w:szCs w:val="22"/>
        </w:rPr>
        <w:t xml:space="preserve">, c.) </w:t>
      </w:r>
      <w:proofErr w:type="gramStart"/>
      <w:r w:rsidR="00625ED2" w:rsidRPr="007760E7">
        <w:rPr>
          <w:sz w:val="22"/>
          <w:szCs w:val="22"/>
        </w:rPr>
        <w:t>contingency</w:t>
      </w:r>
      <w:proofErr w:type="gramEnd"/>
      <w:r w:rsidR="00625ED2" w:rsidRPr="007760E7">
        <w:rPr>
          <w:sz w:val="22"/>
          <w:szCs w:val="22"/>
        </w:rPr>
        <w:t xml:space="preserve"> of monthly mean daily flow (</w:t>
      </w:r>
      <w:commentRangeStart w:id="426"/>
      <w:r w:rsidR="00980EC2" w:rsidRPr="007760E7">
        <w:rPr>
          <w:sz w:val="22"/>
          <w:szCs w:val="22"/>
        </w:rPr>
        <w:t>M</w:t>
      </w:r>
      <w:commentRangeEnd w:id="426"/>
      <w:r w:rsidR="00D310D7">
        <w:rPr>
          <w:rStyle w:val="CommentReference"/>
          <w:i w:val="0"/>
          <w:iCs w:val="0"/>
          <w:color w:val="auto"/>
        </w:rPr>
        <w:commentReference w:id="426"/>
      </w:r>
      <w:r w:rsidR="00980EC2" w:rsidRPr="007760E7">
        <w:rPr>
          <w:sz w:val="22"/>
          <w:szCs w:val="22"/>
        </w:rPr>
        <w:t>_MDFM</w:t>
      </w:r>
      <w:r w:rsidR="00625ED2" w:rsidRPr="007760E7">
        <w:rPr>
          <w:sz w:val="22"/>
          <w:szCs w:val="22"/>
        </w:rPr>
        <w:t>)</w:t>
      </w:r>
      <w:r w:rsidR="00980EC2" w:rsidRPr="007760E7">
        <w:rPr>
          <w:sz w:val="22"/>
          <w:szCs w:val="22"/>
        </w:rPr>
        <w:t xml:space="preserve">, d.) </w:t>
      </w:r>
      <w:proofErr w:type="gramStart"/>
      <w:r w:rsidR="00625ED2" w:rsidRPr="007760E7">
        <w:rPr>
          <w:sz w:val="22"/>
          <w:szCs w:val="22"/>
        </w:rPr>
        <w:t>contingency</w:t>
      </w:r>
      <w:proofErr w:type="gramEnd"/>
      <w:r w:rsidR="00625ED2" w:rsidRPr="007760E7">
        <w:rPr>
          <w:sz w:val="22"/>
          <w:szCs w:val="22"/>
        </w:rPr>
        <w:t xml:space="preserve"> of monthly mean daily flow (</w:t>
      </w:r>
      <w:r w:rsidR="00980EC2" w:rsidRPr="007760E7">
        <w:rPr>
          <w:sz w:val="22"/>
          <w:szCs w:val="22"/>
        </w:rPr>
        <w:t>C_MDFM</w:t>
      </w:r>
      <w:r w:rsidR="00625ED2" w:rsidRPr="007760E7">
        <w:rPr>
          <w:sz w:val="22"/>
          <w:szCs w:val="22"/>
        </w:rPr>
        <w:t>)</w:t>
      </w:r>
      <w:r w:rsidR="00980EC2" w:rsidRPr="007760E7">
        <w:rPr>
          <w:sz w:val="22"/>
          <w:szCs w:val="22"/>
        </w:rPr>
        <w:t>, e.)</w:t>
      </w:r>
      <w:r w:rsidR="007760E7">
        <w:rPr>
          <w:sz w:val="22"/>
          <w:szCs w:val="22"/>
        </w:rPr>
        <w:t xml:space="preserve"> </w:t>
      </w:r>
      <w:proofErr w:type="gramStart"/>
      <w:r w:rsidR="007760E7" w:rsidRPr="007760E7">
        <w:rPr>
          <w:sz w:val="22"/>
          <w:szCs w:val="22"/>
        </w:rPr>
        <w:t>contingency</w:t>
      </w:r>
      <w:proofErr w:type="gramEnd"/>
      <w:r w:rsidR="007760E7" w:rsidRPr="007760E7">
        <w:rPr>
          <w:sz w:val="22"/>
          <w:szCs w:val="22"/>
        </w:rPr>
        <w:t xml:space="preserve"> of monthly </w:t>
      </w:r>
      <w:r w:rsidR="007760E7">
        <w:rPr>
          <w:sz w:val="22"/>
          <w:szCs w:val="22"/>
        </w:rPr>
        <w:t>minimum</w:t>
      </w:r>
      <w:r w:rsidR="007760E7" w:rsidRPr="007760E7">
        <w:rPr>
          <w:sz w:val="22"/>
          <w:szCs w:val="22"/>
        </w:rPr>
        <w:t xml:space="preserve"> daily flow (</w:t>
      </w:r>
      <w:proofErr w:type="spellStart"/>
      <w:r w:rsidR="007760E7">
        <w:rPr>
          <w:sz w:val="22"/>
          <w:szCs w:val="22"/>
        </w:rPr>
        <w:t>M_MinM</w:t>
      </w:r>
      <w:proofErr w:type="spellEnd"/>
      <w:r w:rsidR="007760E7" w:rsidRPr="007760E7">
        <w:rPr>
          <w:sz w:val="22"/>
          <w:szCs w:val="22"/>
        </w:rPr>
        <w:t>)</w:t>
      </w:r>
      <w:r w:rsidR="00980EC2" w:rsidRPr="007760E7">
        <w:rPr>
          <w:sz w:val="22"/>
          <w:szCs w:val="22"/>
        </w:rPr>
        <w:t xml:space="preserve">, f.) </w:t>
      </w:r>
      <w:proofErr w:type="gramStart"/>
      <w:r w:rsidR="007760E7">
        <w:rPr>
          <w:sz w:val="22"/>
          <w:szCs w:val="22"/>
        </w:rPr>
        <w:t>mean</w:t>
      </w:r>
      <w:proofErr w:type="gramEnd"/>
      <w:r w:rsidR="007760E7">
        <w:rPr>
          <w:sz w:val="22"/>
          <w:szCs w:val="22"/>
        </w:rPr>
        <w:t xml:space="preserve"> low flow magnitude (</w:t>
      </w:r>
      <w:proofErr w:type="spellStart"/>
      <w:r w:rsidR="00980EC2" w:rsidRPr="007760E7">
        <w:rPr>
          <w:sz w:val="22"/>
          <w:szCs w:val="22"/>
        </w:rPr>
        <w:t>LSPeaknorm</w:t>
      </w:r>
      <w:proofErr w:type="spellEnd"/>
      <w:r w:rsidR="007760E7">
        <w:rPr>
          <w:sz w:val="22"/>
          <w:szCs w:val="22"/>
        </w:rPr>
        <w:t>)</w:t>
      </w:r>
      <w:r w:rsidR="00980EC2" w:rsidRPr="007760E7">
        <w:rPr>
          <w:sz w:val="22"/>
          <w:szCs w:val="22"/>
        </w:rPr>
        <w:t xml:space="preserve">, g.) </w:t>
      </w:r>
      <w:r w:rsidR="007760E7">
        <w:rPr>
          <w:sz w:val="22"/>
          <w:szCs w:val="22"/>
        </w:rPr>
        <w:t>Mean flow during driest week of the year (</w:t>
      </w:r>
      <w:r w:rsidR="00980EC2" w:rsidRPr="007760E7">
        <w:rPr>
          <w:sz w:val="22"/>
          <w:szCs w:val="22"/>
        </w:rPr>
        <w:t>MA.7days.MinMeannorm</w:t>
      </w:r>
      <w:r w:rsidR="007760E7">
        <w:rPr>
          <w:sz w:val="22"/>
          <w:szCs w:val="22"/>
        </w:rPr>
        <w:t>).</w:t>
      </w:r>
      <w:r w:rsidRPr="007760E7">
        <w:rPr>
          <w:sz w:val="22"/>
          <w:szCs w:val="22"/>
        </w:rPr>
        <w:t xml:space="preserve"> Shaded areas depict the 95% confidence interval around the regression model.</w:t>
      </w:r>
      <w:r w:rsidRPr="00EA700F">
        <w:rPr>
          <w:sz w:val="22"/>
          <w:szCs w:val="22"/>
        </w:rPr>
        <w:t xml:space="preserve"> </w:t>
      </w:r>
      <w:proofErr w:type="spellStart"/>
      <w:proofErr w:type="gramStart"/>
      <w:r w:rsidR="001133BD">
        <w:rPr>
          <w:sz w:val="22"/>
          <w:szCs w:val="22"/>
        </w:rPr>
        <w:t>p.adj</w:t>
      </w:r>
      <w:proofErr w:type="spellEnd"/>
      <w:proofErr w:type="gramEnd"/>
      <w:r w:rsidR="001133BD">
        <w:rPr>
          <w:sz w:val="22"/>
          <w:szCs w:val="22"/>
        </w:rPr>
        <w:t xml:space="preserve"> refers to </w:t>
      </w:r>
      <w:proofErr w:type="spellStart"/>
      <w:r w:rsidR="001133BD">
        <w:rPr>
          <w:sz w:val="22"/>
          <w:szCs w:val="22"/>
        </w:rPr>
        <w:t>Benjamini</w:t>
      </w:r>
      <w:proofErr w:type="spellEnd"/>
      <w:r w:rsidR="001133BD">
        <w:rPr>
          <w:sz w:val="22"/>
          <w:szCs w:val="22"/>
        </w:rPr>
        <w:t>-Hochberg adjusted p values.</w:t>
      </w:r>
    </w:p>
    <w:tbl>
      <w:tblPr>
        <w:tblW w:w="8602" w:type="dxa"/>
        <w:tblLook w:val="04A0" w:firstRow="1" w:lastRow="0" w:firstColumn="1" w:lastColumn="0" w:noHBand="0" w:noVBand="1"/>
      </w:tblPr>
      <w:tblGrid>
        <w:gridCol w:w="2462"/>
        <w:gridCol w:w="1040"/>
        <w:gridCol w:w="1040"/>
        <w:gridCol w:w="960"/>
        <w:gridCol w:w="1097"/>
        <w:gridCol w:w="1097"/>
        <w:gridCol w:w="906"/>
      </w:tblGrid>
      <w:tr w:rsidR="00B634E6" w:rsidRPr="00EA700F" w14:paraId="774E3A5E" w14:textId="77777777" w:rsidTr="00630B93">
        <w:trPr>
          <w:trHeight w:val="288"/>
        </w:trPr>
        <w:tc>
          <w:tcPr>
            <w:tcW w:w="2462" w:type="dxa"/>
            <w:tcBorders>
              <w:top w:val="single" w:sz="4" w:space="0" w:color="auto"/>
              <w:left w:val="single" w:sz="4" w:space="0" w:color="auto"/>
              <w:bottom w:val="nil"/>
              <w:right w:val="nil"/>
            </w:tcBorders>
            <w:shd w:val="clear" w:color="auto" w:fill="auto"/>
            <w:noWrap/>
            <w:vAlign w:val="bottom"/>
            <w:hideMark/>
          </w:tcPr>
          <w:p w14:paraId="5053384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2080" w:type="dxa"/>
            <w:gridSpan w:val="2"/>
            <w:tcBorders>
              <w:top w:val="single" w:sz="4" w:space="0" w:color="auto"/>
              <w:left w:val="single" w:sz="4" w:space="0" w:color="auto"/>
              <w:bottom w:val="nil"/>
              <w:right w:val="nil"/>
            </w:tcBorders>
            <w:shd w:val="clear" w:color="auto" w:fill="auto"/>
            <w:noWrap/>
            <w:vAlign w:val="bottom"/>
            <w:hideMark/>
          </w:tcPr>
          <w:p w14:paraId="23A40FF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All values included</w:t>
            </w:r>
          </w:p>
        </w:tc>
        <w:tc>
          <w:tcPr>
            <w:tcW w:w="960" w:type="dxa"/>
            <w:tcBorders>
              <w:top w:val="single" w:sz="4" w:space="0" w:color="auto"/>
              <w:left w:val="nil"/>
              <w:bottom w:val="nil"/>
              <w:right w:val="single" w:sz="4" w:space="0" w:color="auto"/>
            </w:tcBorders>
            <w:shd w:val="clear" w:color="auto" w:fill="auto"/>
            <w:noWrap/>
            <w:vAlign w:val="bottom"/>
            <w:hideMark/>
          </w:tcPr>
          <w:p w14:paraId="6804FB0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3100" w:type="dxa"/>
            <w:gridSpan w:val="3"/>
            <w:tcBorders>
              <w:top w:val="single" w:sz="4" w:space="0" w:color="auto"/>
              <w:left w:val="single" w:sz="4" w:space="0" w:color="auto"/>
              <w:bottom w:val="nil"/>
              <w:right w:val="single" w:sz="4" w:space="0" w:color="000000"/>
            </w:tcBorders>
            <w:shd w:val="clear" w:color="auto" w:fill="auto"/>
            <w:noWrap/>
            <w:vAlign w:val="bottom"/>
            <w:hideMark/>
          </w:tcPr>
          <w:p w14:paraId="221E166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Snowy Creek value removed</w:t>
            </w:r>
          </w:p>
        </w:tc>
      </w:tr>
      <w:tr w:rsidR="00B634E6" w:rsidRPr="00EA700F" w14:paraId="6162B037" w14:textId="77777777" w:rsidTr="00630B93">
        <w:trPr>
          <w:trHeight w:val="288"/>
        </w:trPr>
        <w:tc>
          <w:tcPr>
            <w:tcW w:w="2462" w:type="dxa"/>
            <w:tcBorders>
              <w:top w:val="single" w:sz="4" w:space="0" w:color="auto"/>
              <w:left w:val="single" w:sz="4" w:space="0" w:color="auto"/>
              <w:bottom w:val="single" w:sz="4" w:space="0" w:color="auto"/>
              <w:right w:val="nil"/>
            </w:tcBorders>
            <w:shd w:val="clear" w:color="auto" w:fill="auto"/>
            <w:noWrap/>
            <w:vAlign w:val="bottom"/>
            <w:hideMark/>
          </w:tcPr>
          <w:p w14:paraId="0F2216E5"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Metric</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514A7"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6E860CC1"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proofErr w:type="spellStart"/>
            <w:r w:rsidRPr="009546E2">
              <w:rPr>
                <w:rFonts w:eastAsia="Times New Roman" w:cs="Times New Roman"/>
                <w:i/>
                <w:iCs/>
                <w:color w:val="000000"/>
                <w:sz w:val="20"/>
                <w:szCs w:val="20"/>
                <w:lang w:eastAsia="en-AU"/>
              </w:rPr>
              <w:t>p.adj</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A429E6"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R</w:t>
            </w:r>
            <w:r w:rsidRPr="00D310D7">
              <w:rPr>
                <w:rFonts w:eastAsia="Times New Roman" w:cs="Times New Roman"/>
                <w:i/>
                <w:iCs/>
                <w:color w:val="000000"/>
                <w:sz w:val="20"/>
                <w:szCs w:val="20"/>
                <w:vertAlign w:val="superscript"/>
                <w:lang w:eastAsia="en-AU"/>
                <w:rPrChange w:id="427" w:author="Michelle Leishman" w:date="2014-04-08T16:34:00Z">
                  <w:rPr>
                    <w:rFonts w:eastAsia="Times New Roman" w:cs="Times New Roman"/>
                    <w:i/>
                    <w:iCs/>
                    <w:color w:val="000000"/>
                    <w:sz w:val="20"/>
                    <w:szCs w:val="20"/>
                    <w:lang w:eastAsia="en-AU"/>
                  </w:rPr>
                </w:rPrChange>
              </w:rPr>
              <w:t>2</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5FE811AD"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64FB11BB"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proofErr w:type="spellStart"/>
            <w:r w:rsidRPr="009546E2">
              <w:rPr>
                <w:rFonts w:eastAsia="Times New Roman" w:cs="Times New Roman"/>
                <w:i/>
                <w:iCs/>
                <w:color w:val="000000"/>
                <w:sz w:val="20"/>
                <w:szCs w:val="20"/>
                <w:lang w:eastAsia="en-AU"/>
              </w:rPr>
              <w:t>p.adj</w:t>
            </w:r>
            <w:proofErr w:type="spellEnd"/>
          </w:p>
        </w:tc>
        <w:tc>
          <w:tcPr>
            <w:tcW w:w="906" w:type="dxa"/>
            <w:tcBorders>
              <w:top w:val="single" w:sz="4" w:space="0" w:color="auto"/>
              <w:left w:val="nil"/>
              <w:bottom w:val="single" w:sz="4" w:space="0" w:color="auto"/>
              <w:right w:val="single" w:sz="4" w:space="0" w:color="auto"/>
            </w:tcBorders>
            <w:shd w:val="clear" w:color="auto" w:fill="auto"/>
            <w:noWrap/>
            <w:vAlign w:val="bottom"/>
            <w:hideMark/>
          </w:tcPr>
          <w:p w14:paraId="0EE424C1"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R</w:t>
            </w:r>
            <w:r w:rsidRPr="00D310D7">
              <w:rPr>
                <w:rFonts w:eastAsia="Times New Roman" w:cs="Times New Roman"/>
                <w:i/>
                <w:iCs/>
                <w:color w:val="000000"/>
                <w:sz w:val="20"/>
                <w:szCs w:val="20"/>
                <w:vertAlign w:val="superscript"/>
                <w:lang w:eastAsia="en-AU"/>
                <w:rPrChange w:id="428" w:author="Michelle Leishman" w:date="2014-04-08T16:34:00Z">
                  <w:rPr>
                    <w:rFonts w:eastAsia="Times New Roman" w:cs="Times New Roman"/>
                    <w:i/>
                    <w:iCs/>
                    <w:color w:val="000000"/>
                    <w:sz w:val="20"/>
                    <w:szCs w:val="20"/>
                    <w:lang w:eastAsia="en-AU"/>
                  </w:rPr>
                </w:rPrChange>
              </w:rPr>
              <w:t>2</w:t>
            </w:r>
          </w:p>
        </w:tc>
      </w:tr>
      <w:tr w:rsidR="00B634E6" w:rsidRPr="00EA700F" w14:paraId="64CFB97C" w14:textId="77777777" w:rsidTr="00630B93">
        <w:trPr>
          <w:trHeight w:val="288"/>
        </w:trPr>
        <w:tc>
          <w:tcPr>
            <w:tcW w:w="2462" w:type="dxa"/>
            <w:tcBorders>
              <w:top w:val="single" w:sz="4" w:space="0" w:color="auto"/>
              <w:left w:val="single" w:sz="4" w:space="0" w:color="auto"/>
              <w:bottom w:val="nil"/>
              <w:right w:val="single" w:sz="4" w:space="0" w:color="auto"/>
            </w:tcBorders>
            <w:shd w:val="clear" w:color="auto" w:fill="auto"/>
            <w:noWrap/>
            <w:vAlign w:val="bottom"/>
            <w:hideMark/>
          </w:tcPr>
          <w:p w14:paraId="220F1F59"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M_MinM</w:t>
            </w:r>
            <w:proofErr w:type="spellEnd"/>
          </w:p>
        </w:tc>
        <w:tc>
          <w:tcPr>
            <w:tcW w:w="1040" w:type="dxa"/>
            <w:tcBorders>
              <w:top w:val="single" w:sz="4" w:space="0" w:color="auto"/>
              <w:left w:val="nil"/>
              <w:bottom w:val="nil"/>
              <w:right w:val="single" w:sz="4" w:space="0" w:color="auto"/>
            </w:tcBorders>
            <w:shd w:val="clear" w:color="auto" w:fill="auto"/>
            <w:noWrap/>
            <w:vAlign w:val="bottom"/>
            <w:hideMark/>
          </w:tcPr>
          <w:p w14:paraId="39326C5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0.0038</w:t>
            </w:r>
          </w:p>
        </w:tc>
        <w:tc>
          <w:tcPr>
            <w:tcW w:w="1040" w:type="dxa"/>
            <w:tcBorders>
              <w:top w:val="single" w:sz="4" w:space="0" w:color="auto"/>
              <w:left w:val="nil"/>
              <w:bottom w:val="nil"/>
              <w:right w:val="single" w:sz="4" w:space="0" w:color="auto"/>
            </w:tcBorders>
            <w:shd w:val="clear" w:color="auto" w:fill="auto"/>
            <w:noWrap/>
            <w:vAlign w:val="bottom"/>
            <w:hideMark/>
          </w:tcPr>
          <w:p w14:paraId="5E739C6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single" w:sz="4" w:space="0" w:color="auto"/>
              <w:left w:val="nil"/>
              <w:bottom w:val="nil"/>
              <w:right w:val="single" w:sz="4" w:space="0" w:color="auto"/>
            </w:tcBorders>
            <w:shd w:val="clear" w:color="auto" w:fill="auto"/>
            <w:noWrap/>
            <w:vAlign w:val="bottom"/>
            <w:hideMark/>
          </w:tcPr>
          <w:p w14:paraId="1444D26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0.552</w:t>
            </w:r>
          </w:p>
        </w:tc>
        <w:tc>
          <w:tcPr>
            <w:tcW w:w="1097" w:type="dxa"/>
            <w:tcBorders>
              <w:top w:val="single" w:sz="4" w:space="0" w:color="auto"/>
              <w:left w:val="nil"/>
              <w:bottom w:val="nil"/>
              <w:right w:val="single" w:sz="4" w:space="0" w:color="auto"/>
            </w:tcBorders>
            <w:shd w:val="clear" w:color="auto" w:fill="auto"/>
            <w:noWrap/>
            <w:vAlign w:val="bottom"/>
            <w:hideMark/>
          </w:tcPr>
          <w:p w14:paraId="2F47590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0.0002</w:t>
            </w:r>
          </w:p>
        </w:tc>
        <w:tc>
          <w:tcPr>
            <w:tcW w:w="1097" w:type="dxa"/>
            <w:tcBorders>
              <w:top w:val="single" w:sz="4" w:space="0" w:color="auto"/>
              <w:left w:val="nil"/>
              <w:bottom w:val="nil"/>
              <w:right w:val="single" w:sz="4" w:space="0" w:color="auto"/>
            </w:tcBorders>
            <w:shd w:val="clear" w:color="auto" w:fill="auto"/>
            <w:noWrap/>
            <w:vAlign w:val="bottom"/>
            <w:hideMark/>
          </w:tcPr>
          <w:p w14:paraId="5F2E7B0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0.0008</w:t>
            </w:r>
          </w:p>
        </w:tc>
        <w:tc>
          <w:tcPr>
            <w:tcW w:w="906" w:type="dxa"/>
            <w:tcBorders>
              <w:top w:val="single" w:sz="4" w:space="0" w:color="auto"/>
              <w:left w:val="nil"/>
              <w:bottom w:val="nil"/>
              <w:right w:val="single" w:sz="4" w:space="0" w:color="auto"/>
            </w:tcBorders>
            <w:shd w:val="clear" w:color="auto" w:fill="auto"/>
            <w:noWrap/>
            <w:vAlign w:val="bottom"/>
            <w:hideMark/>
          </w:tcPr>
          <w:p w14:paraId="15331C4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0.740</w:t>
            </w:r>
          </w:p>
        </w:tc>
      </w:tr>
      <w:tr w:rsidR="00B634E6" w:rsidRPr="00EA700F" w14:paraId="7F4D8D69"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00BBC04"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CVAnnBFI</w:t>
            </w:r>
            <w:proofErr w:type="spellEnd"/>
          </w:p>
        </w:tc>
        <w:tc>
          <w:tcPr>
            <w:tcW w:w="1040" w:type="dxa"/>
            <w:tcBorders>
              <w:top w:val="nil"/>
              <w:left w:val="nil"/>
              <w:bottom w:val="nil"/>
              <w:right w:val="single" w:sz="4" w:space="0" w:color="auto"/>
            </w:tcBorders>
            <w:shd w:val="clear" w:color="auto" w:fill="auto"/>
            <w:noWrap/>
            <w:vAlign w:val="bottom"/>
            <w:hideMark/>
          </w:tcPr>
          <w:p w14:paraId="2D38A37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0.0064</w:t>
            </w:r>
          </w:p>
        </w:tc>
        <w:tc>
          <w:tcPr>
            <w:tcW w:w="1040" w:type="dxa"/>
            <w:tcBorders>
              <w:top w:val="nil"/>
              <w:left w:val="nil"/>
              <w:bottom w:val="nil"/>
              <w:right w:val="single" w:sz="4" w:space="0" w:color="auto"/>
            </w:tcBorders>
            <w:shd w:val="clear" w:color="auto" w:fill="auto"/>
            <w:noWrap/>
            <w:vAlign w:val="bottom"/>
            <w:hideMark/>
          </w:tcPr>
          <w:p w14:paraId="70E501E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1C86A85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0.557</w:t>
            </w:r>
          </w:p>
        </w:tc>
        <w:tc>
          <w:tcPr>
            <w:tcW w:w="1097" w:type="dxa"/>
            <w:tcBorders>
              <w:top w:val="nil"/>
              <w:left w:val="nil"/>
              <w:bottom w:val="nil"/>
              <w:right w:val="single" w:sz="4" w:space="0" w:color="auto"/>
            </w:tcBorders>
            <w:shd w:val="clear" w:color="auto" w:fill="auto"/>
            <w:noWrap/>
            <w:vAlign w:val="bottom"/>
            <w:hideMark/>
          </w:tcPr>
          <w:p w14:paraId="74F454F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5C6D49C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67B3FF1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0.838</w:t>
            </w:r>
          </w:p>
        </w:tc>
      </w:tr>
      <w:tr w:rsidR="00B634E6" w:rsidRPr="00EA700F" w14:paraId="3FC7B4DC"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5D36EB9B"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CVAnnMRateRise</w:t>
            </w:r>
            <w:proofErr w:type="spellEnd"/>
          </w:p>
        </w:tc>
        <w:tc>
          <w:tcPr>
            <w:tcW w:w="1040" w:type="dxa"/>
            <w:tcBorders>
              <w:top w:val="nil"/>
              <w:left w:val="nil"/>
              <w:bottom w:val="nil"/>
              <w:right w:val="single" w:sz="4" w:space="0" w:color="auto"/>
            </w:tcBorders>
            <w:shd w:val="clear" w:color="auto" w:fill="auto"/>
            <w:noWrap/>
            <w:vAlign w:val="bottom"/>
            <w:hideMark/>
          </w:tcPr>
          <w:p w14:paraId="1EF979E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0.0068</w:t>
            </w:r>
          </w:p>
        </w:tc>
        <w:tc>
          <w:tcPr>
            <w:tcW w:w="1040" w:type="dxa"/>
            <w:tcBorders>
              <w:top w:val="nil"/>
              <w:left w:val="nil"/>
              <w:bottom w:val="nil"/>
              <w:right w:val="single" w:sz="4" w:space="0" w:color="auto"/>
            </w:tcBorders>
            <w:shd w:val="clear" w:color="auto" w:fill="auto"/>
            <w:noWrap/>
            <w:vAlign w:val="bottom"/>
            <w:hideMark/>
          </w:tcPr>
          <w:p w14:paraId="63C5FED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3DCE3DD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0.515</w:t>
            </w:r>
          </w:p>
        </w:tc>
        <w:tc>
          <w:tcPr>
            <w:tcW w:w="1097" w:type="dxa"/>
            <w:tcBorders>
              <w:top w:val="nil"/>
              <w:left w:val="nil"/>
              <w:bottom w:val="nil"/>
              <w:right w:val="single" w:sz="4" w:space="0" w:color="auto"/>
            </w:tcBorders>
            <w:shd w:val="clear" w:color="auto" w:fill="auto"/>
            <w:noWrap/>
            <w:vAlign w:val="bottom"/>
            <w:hideMark/>
          </w:tcPr>
          <w:p w14:paraId="2C285D9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239B51E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18A2FCC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0.787</w:t>
            </w:r>
          </w:p>
        </w:tc>
      </w:tr>
      <w:tr w:rsidR="00B634E6" w:rsidRPr="00EA700F" w14:paraId="28C656EC"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6B72249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M_MDFM</w:t>
            </w:r>
          </w:p>
        </w:tc>
        <w:tc>
          <w:tcPr>
            <w:tcW w:w="1040" w:type="dxa"/>
            <w:tcBorders>
              <w:top w:val="nil"/>
              <w:left w:val="nil"/>
              <w:bottom w:val="nil"/>
              <w:right w:val="single" w:sz="4" w:space="0" w:color="auto"/>
            </w:tcBorders>
            <w:shd w:val="clear" w:color="auto" w:fill="auto"/>
            <w:noWrap/>
            <w:vAlign w:val="bottom"/>
            <w:hideMark/>
          </w:tcPr>
          <w:p w14:paraId="14F3092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0.0094</w:t>
            </w:r>
          </w:p>
        </w:tc>
        <w:tc>
          <w:tcPr>
            <w:tcW w:w="1040" w:type="dxa"/>
            <w:tcBorders>
              <w:top w:val="nil"/>
              <w:left w:val="nil"/>
              <w:bottom w:val="nil"/>
              <w:right w:val="single" w:sz="4" w:space="0" w:color="auto"/>
            </w:tcBorders>
            <w:shd w:val="clear" w:color="auto" w:fill="auto"/>
            <w:noWrap/>
            <w:vAlign w:val="bottom"/>
            <w:hideMark/>
          </w:tcPr>
          <w:p w14:paraId="4AB2011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29E0C1D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0.443</w:t>
            </w:r>
          </w:p>
        </w:tc>
        <w:tc>
          <w:tcPr>
            <w:tcW w:w="1097" w:type="dxa"/>
            <w:tcBorders>
              <w:top w:val="nil"/>
              <w:left w:val="nil"/>
              <w:bottom w:val="nil"/>
              <w:right w:val="single" w:sz="4" w:space="0" w:color="auto"/>
            </w:tcBorders>
            <w:shd w:val="clear" w:color="auto" w:fill="auto"/>
            <w:noWrap/>
            <w:vAlign w:val="bottom"/>
            <w:hideMark/>
          </w:tcPr>
          <w:p w14:paraId="2E796A4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0.0018</w:t>
            </w:r>
          </w:p>
        </w:tc>
        <w:tc>
          <w:tcPr>
            <w:tcW w:w="1097" w:type="dxa"/>
            <w:tcBorders>
              <w:top w:val="nil"/>
              <w:left w:val="nil"/>
              <w:bottom w:val="nil"/>
              <w:right w:val="single" w:sz="4" w:space="0" w:color="auto"/>
            </w:tcBorders>
            <w:shd w:val="clear" w:color="auto" w:fill="auto"/>
            <w:noWrap/>
            <w:vAlign w:val="bottom"/>
            <w:hideMark/>
          </w:tcPr>
          <w:p w14:paraId="02EF652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0.0039</w:t>
            </w:r>
          </w:p>
        </w:tc>
        <w:tc>
          <w:tcPr>
            <w:tcW w:w="906" w:type="dxa"/>
            <w:tcBorders>
              <w:top w:val="nil"/>
              <w:left w:val="nil"/>
              <w:bottom w:val="nil"/>
              <w:right w:val="single" w:sz="4" w:space="0" w:color="auto"/>
            </w:tcBorders>
            <w:shd w:val="clear" w:color="auto" w:fill="auto"/>
            <w:noWrap/>
            <w:vAlign w:val="bottom"/>
            <w:hideMark/>
          </w:tcPr>
          <w:p w14:paraId="3508AC4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0.606</w:t>
            </w:r>
          </w:p>
        </w:tc>
      </w:tr>
      <w:tr w:rsidR="00B634E6" w:rsidRPr="00EA700F" w14:paraId="75A81F16"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5C01638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C_MDFM</w:t>
            </w:r>
          </w:p>
        </w:tc>
        <w:tc>
          <w:tcPr>
            <w:tcW w:w="1040" w:type="dxa"/>
            <w:tcBorders>
              <w:top w:val="nil"/>
              <w:left w:val="nil"/>
              <w:bottom w:val="nil"/>
              <w:right w:val="single" w:sz="4" w:space="0" w:color="auto"/>
            </w:tcBorders>
            <w:shd w:val="clear" w:color="auto" w:fill="auto"/>
            <w:noWrap/>
            <w:vAlign w:val="bottom"/>
            <w:hideMark/>
          </w:tcPr>
          <w:p w14:paraId="3C53993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0.0098</w:t>
            </w:r>
          </w:p>
        </w:tc>
        <w:tc>
          <w:tcPr>
            <w:tcW w:w="1040" w:type="dxa"/>
            <w:tcBorders>
              <w:top w:val="nil"/>
              <w:left w:val="nil"/>
              <w:bottom w:val="nil"/>
              <w:right w:val="single" w:sz="4" w:space="0" w:color="auto"/>
            </w:tcBorders>
            <w:shd w:val="clear" w:color="auto" w:fill="auto"/>
            <w:noWrap/>
            <w:vAlign w:val="bottom"/>
            <w:hideMark/>
          </w:tcPr>
          <w:p w14:paraId="6E2AB4A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7760DE9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0.450</w:t>
            </w:r>
          </w:p>
        </w:tc>
        <w:tc>
          <w:tcPr>
            <w:tcW w:w="1097" w:type="dxa"/>
            <w:tcBorders>
              <w:top w:val="nil"/>
              <w:left w:val="nil"/>
              <w:bottom w:val="nil"/>
              <w:right w:val="single" w:sz="4" w:space="0" w:color="auto"/>
            </w:tcBorders>
            <w:shd w:val="clear" w:color="auto" w:fill="auto"/>
            <w:noWrap/>
            <w:vAlign w:val="bottom"/>
            <w:hideMark/>
          </w:tcPr>
          <w:p w14:paraId="5A48B0D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31B5A59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209E582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0.758</w:t>
            </w:r>
          </w:p>
        </w:tc>
      </w:tr>
      <w:tr w:rsidR="00B634E6" w:rsidRPr="00EA700F" w14:paraId="0E47A508"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DBD902B"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CVAnnMRateFall</w:t>
            </w:r>
            <w:proofErr w:type="spellEnd"/>
          </w:p>
        </w:tc>
        <w:tc>
          <w:tcPr>
            <w:tcW w:w="1040" w:type="dxa"/>
            <w:tcBorders>
              <w:top w:val="nil"/>
              <w:left w:val="nil"/>
              <w:bottom w:val="nil"/>
              <w:right w:val="single" w:sz="4" w:space="0" w:color="auto"/>
            </w:tcBorders>
            <w:shd w:val="clear" w:color="auto" w:fill="auto"/>
            <w:noWrap/>
            <w:vAlign w:val="bottom"/>
            <w:hideMark/>
          </w:tcPr>
          <w:p w14:paraId="7C50A12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0.0117</w:t>
            </w:r>
          </w:p>
        </w:tc>
        <w:tc>
          <w:tcPr>
            <w:tcW w:w="1040" w:type="dxa"/>
            <w:tcBorders>
              <w:top w:val="nil"/>
              <w:left w:val="nil"/>
              <w:bottom w:val="nil"/>
              <w:right w:val="single" w:sz="4" w:space="0" w:color="auto"/>
            </w:tcBorders>
            <w:shd w:val="clear" w:color="auto" w:fill="auto"/>
            <w:noWrap/>
            <w:vAlign w:val="bottom"/>
            <w:hideMark/>
          </w:tcPr>
          <w:p w14:paraId="3C4345B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7BD62A5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0.434</w:t>
            </w:r>
          </w:p>
        </w:tc>
        <w:tc>
          <w:tcPr>
            <w:tcW w:w="1097" w:type="dxa"/>
            <w:tcBorders>
              <w:top w:val="nil"/>
              <w:left w:val="nil"/>
              <w:bottom w:val="nil"/>
              <w:right w:val="single" w:sz="4" w:space="0" w:color="auto"/>
            </w:tcBorders>
            <w:shd w:val="clear" w:color="auto" w:fill="auto"/>
            <w:noWrap/>
            <w:vAlign w:val="bottom"/>
            <w:hideMark/>
          </w:tcPr>
          <w:p w14:paraId="6224040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1ABC780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4B54C64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0.783</w:t>
            </w:r>
          </w:p>
        </w:tc>
      </w:tr>
      <w:tr w:rsidR="00B634E6" w:rsidRPr="00EA700F" w14:paraId="63760159"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tcPr>
          <w:p w14:paraId="6D92D47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AS20YrARInorm</w:t>
            </w:r>
          </w:p>
        </w:tc>
        <w:tc>
          <w:tcPr>
            <w:tcW w:w="1040" w:type="dxa"/>
            <w:tcBorders>
              <w:top w:val="nil"/>
              <w:left w:val="nil"/>
              <w:bottom w:val="nil"/>
              <w:right w:val="single" w:sz="4" w:space="0" w:color="auto"/>
            </w:tcBorders>
            <w:shd w:val="clear" w:color="auto" w:fill="auto"/>
            <w:noWrap/>
            <w:vAlign w:val="bottom"/>
          </w:tcPr>
          <w:p w14:paraId="34ED815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0.0124</w:t>
            </w:r>
          </w:p>
        </w:tc>
        <w:tc>
          <w:tcPr>
            <w:tcW w:w="1040" w:type="dxa"/>
            <w:tcBorders>
              <w:top w:val="nil"/>
              <w:left w:val="nil"/>
              <w:bottom w:val="nil"/>
              <w:right w:val="single" w:sz="4" w:space="0" w:color="auto"/>
            </w:tcBorders>
            <w:shd w:val="clear" w:color="auto" w:fill="auto"/>
            <w:noWrap/>
            <w:vAlign w:val="bottom"/>
          </w:tcPr>
          <w:p w14:paraId="1686E12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0.0279</w:t>
            </w:r>
          </w:p>
        </w:tc>
        <w:tc>
          <w:tcPr>
            <w:tcW w:w="960" w:type="dxa"/>
            <w:tcBorders>
              <w:top w:val="nil"/>
              <w:left w:val="nil"/>
              <w:bottom w:val="nil"/>
              <w:right w:val="single" w:sz="4" w:space="0" w:color="auto"/>
            </w:tcBorders>
            <w:shd w:val="clear" w:color="auto" w:fill="auto"/>
            <w:noWrap/>
            <w:vAlign w:val="bottom"/>
          </w:tcPr>
          <w:p w14:paraId="4F78A87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0.393</w:t>
            </w:r>
          </w:p>
        </w:tc>
        <w:tc>
          <w:tcPr>
            <w:tcW w:w="1097" w:type="dxa"/>
            <w:tcBorders>
              <w:top w:val="nil"/>
              <w:left w:val="nil"/>
              <w:bottom w:val="nil"/>
              <w:right w:val="single" w:sz="4" w:space="0" w:color="auto"/>
            </w:tcBorders>
            <w:shd w:val="clear" w:color="auto" w:fill="auto"/>
            <w:noWrap/>
            <w:vAlign w:val="bottom"/>
          </w:tcPr>
          <w:p w14:paraId="62E42E3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0.0057</w:t>
            </w:r>
          </w:p>
        </w:tc>
        <w:tc>
          <w:tcPr>
            <w:tcW w:w="1097" w:type="dxa"/>
            <w:tcBorders>
              <w:top w:val="nil"/>
              <w:left w:val="nil"/>
              <w:bottom w:val="nil"/>
              <w:right w:val="single" w:sz="4" w:space="0" w:color="auto"/>
            </w:tcBorders>
            <w:shd w:val="clear" w:color="auto" w:fill="auto"/>
            <w:noWrap/>
            <w:vAlign w:val="bottom"/>
          </w:tcPr>
          <w:p w14:paraId="66CD719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0.0114</w:t>
            </w:r>
          </w:p>
        </w:tc>
        <w:tc>
          <w:tcPr>
            <w:tcW w:w="906" w:type="dxa"/>
            <w:tcBorders>
              <w:top w:val="nil"/>
              <w:left w:val="nil"/>
              <w:bottom w:val="nil"/>
              <w:right w:val="single" w:sz="4" w:space="0" w:color="auto"/>
            </w:tcBorders>
            <w:shd w:val="clear" w:color="auto" w:fill="auto"/>
            <w:noWrap/>
            <w:vAlign w:val="bottom"/>
          </w:tcPr>
          <w:p w14:paraId="728B422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0.668</w:t>
            </w:r>
          </w:p>
        </w:tc>
      </w:tr>
      <w:tr w:rsidR="00B634E6" w:rsidRPr="00EA700F" w14:paraId="4A5726FF"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11EA73F"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LSPeaknorm</w:t>
            </w:r>
            <w:proofErr w:type="spellEnd"/>
          </w:p>
        </w:tc>
        <w:tc>
          <w:tcPr>
            <w:tcW w:w="1040" w:type="dxa"/>
            <w:tcBorders>
              <w:top w:val="nil"/>
              <w:left w:val="nil"/>
              <w:bottom w:val="nil"/>
              <w:right w:val="single" w:sz="4" w:space="0" w:color="auto"/>
            </w:tcBorders>
            <w:shd w:val="clear" w:color="auto" w:fill="auto"/>
            <w:noWrap/>
            <w:vAlign w:val="bottom"/>
            <w:hideMark/>
          </w:tcPr>
          <w:p w14:paraId="5002F5A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0.0128</w:t>
            </w:r>
          </w:p>
        </w:tc>
        <w:tc>
          <w:tcPr>
            <w:tcW w:w="1040" w:type="dxa"/>
            <w:tcBorders>
              <w:top w:val="nil"/>
              <w:left w:val="nil"/>
              <w:bottom w:val="nil"/>
              <w:right w:val="single" w:sz="4" w:space="0" w:color="auto"/>
            </w:tcBorders>
            <w:shd w:val="clear" w:color="auto" w:fill="auto"/>
            <w:noWrap/>
            <w:vAlign w:val="bottom"/>
            <w:hideMark/>
          </w:tcPr>
          <w:p w14:paraId="1C96D26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6111640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0.427</w:t>
            </w:r>
          </w:p>
        </w:tc>
        <w:tc>
          <w:tcPr>
            <w:tcW w:w="1097" w:type="dxa"/>
            <w:tcBorders>
              <w:top w:val="nil"/>
              <w:left w:val="nil"/>
              <w:bottom w:val="nil"/>
              <w:right w:val="single" w:sz="4" w:space="0" w:color="auto"/>
            </w:tcBorders>
            <w:shd w:val="clear" w:color="auto" w:fill="auto"/>
            <w:noWrap/>
            <w:vAlign w:val="bottom"/>
            <w:hideMark/>
          </w:tcPr>
          <w:p w14:paraId="7337080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0.0002</w:t>
            </w:r>
          </w:p>
        </w:tc>
        <w:tc>
          <w:tcPr>
            <w:tcW w:w="1097" w:type="dxa"/>
            <w:tcBorders>
              <w:top w:val="nil"/>
              <w:left w:val="nil"/>
              <w:bottom w:val="nil"/>
              <w:right w:val="single" w:sz="4" w:space="0" w:color="auto"/>
            </w:tcBorders>
            <w:shd w:val="clear" w:color="auto" w:fill="auto"/>
            <w:noWrap/>
            <w:vAlign w:val="bottom"/>
            <w:hideMark/>
          </w:tcPr>
          <w:p w14:paraId="213BEA2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0.0008</w:t>
            </w:r>
          </w:p>
        </w:tc>
        <w:tc>
          <w:tcPr>
            <w:tcW w:w="906" w:type="dxa"/>
            <w:tcBorders>
              <w:top w:val="nil"/>
              <w:left w:val="nil"/>
              <w:bottom w:val="nil"/>
              <w:right w:val="single" w:sz="4" w:space="0" w:color="auto"/>
            </w:tcBorders>
            <w:shd w:val="clear" w:color="auto" w:fill="auto"/>
            <w:noWrap/>
            <w:vAlign w:val="bottom"/>
            <w:hideMark/>
          </w:tcPr>
          <w:p w14:paraId="1293C77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0.724</w:t>
            </w:r>
          </w:p>
        </w:tc>
      </w:tr>
      <w:tr w:rsidR="00B634E6" w:rsidRPr="00EA700F" w14:paraId="72638D42"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C7FE286"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HSPeaknorm</w:t>
            </w:r>
            <w:proofErr w:type="spellEnd"/>
          </w:p>
        </w:tc>
        <w:tc>
          <w:tcPr>
            <w:tcW w:w="1040" w:type="dxa"/>
            <w:tcBorders>
              <w:top w:val="nil"/>
              <w:left w:val="nil"/>
              <w:bottom w:val="nil"/>
              <w:right w:val="single" w:sz="4" w:space="0" w:color="auto"/>
            </w:tcBorders>
            <w:shd w:val="clear" w:color="auto" w:fill="auto"/>
            <w:noWrap/>
            <w:vAlign w:val="bottom"/>
            <w:hideMark/>
          </w:tcPr>
          <w:p w14:paraId="2121F90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0.0144</w:t>
            </w:r>
          </w:p>
        </w:tc>
        <w:tc>
          <w:tcPr>
            <w:tcW w:w="1040" w:type="dxa"/>
            <w:tcBorders>
              <w:top w:val="nil"/>
              <w:left w:val="nil"/>
              <w:bottom w:val="nil"/>
              <w:right w:val="single" w:sz="4" w:space="0" w:color="auto"/>
            </w:tcBorders>
            <w:shd w:val="clear" w:color="auto" w:fill="auto"/>
            <w:noWrap/>
            <w:vAlign w:val="bottom"/>
            <w:hideMark/>
          </w:tcPr>
          <w:p w14:paraId="2F5AA2C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4322CEE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0.415</w:t>
            </w:r>
          </w:p>
        </w:tc>
        <w:tc>
          <w:tcPr>
            <w:tcW w:w="1097" w:type="dxa"/>
            <w:tcBorders>
              <w:top w:val="nil"/>
              <w:left w:val="nil"/>
              <w:bottom w:val="nil"/>
              <w:right w:val="single" w:sz="4" w:space="0" w:color="auto"/>
            </w:tcBorders>
            <w:shd w:val="clear" w:color="auto" w:fill="auto"/>
            <w:noWrap/>
            <w:vAlign w:val="bottom"/>
            <w:hideMark/>
          </w:tcPr>
          <w:p w14:paraId="2969743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0.0005</w:t>
            </w:r>
          </w:p>
        </w:tc>
        <w:tc>
          <w:tcPr>
            <w:tcW w:w="1097" w:type="dxa"/>
            <w:tcBorders>
              <w:top w:val="nil"/>
              <w:left w:val="nil"/>
              <w:bottom w:val="nil"/>
              <w:right w:val="single" w:sz="4" w:space="0" w:color="auto"/>
            </w:tcBorders>
            <w:shd w:val="clear" w:color="auto" w:fill="auto"/>
            <w:noWrap/>
            <w:vAlign w:val="bottom"/>
            <w:hideMark/>
          </w:tcPr>
          <w:p w14:paraId="4D9CA0E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0.0013</w:t>
            </w:r>
          </w:p>
        </w:tc>
        <w:tc>
          <w:tcPr>
            <w:tcW w:w="906" w:type="dxa"/>
            <w:tcBorders>
              <w:top w:val="nil"/>
              <w:left w:val="nil"/>
              <w:bottom w:val="nil"/>
              <w:right w:val="single" w:sz="4" w:space="0" w:color="auto"/>
            </w:tcBorders>
            <w:shd w:val="clear" w:color="auto" w:fill="auto"/>
            <w:noWrap/>
            <w:vAlign w:val="bottom"/>
            <w:hideMark/>
          </w:tcPr>
          <w:p w14:paraId="0CD56A8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0.708</w:t>
            </w:r>
          </w:p>
        </w:tc>
      </w:tr>
      <w:tr w:rsidR="00B634E6" w:rsidRPr="00EA700F" w14:paraId="7644F20E"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02F183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BFI</w:t>
            </w:r>
          </w:p>
        </w:tc>
        <w:tc>
          <w:tcPr>
            <w:tcW w:w="1040" w:type="dxa"/>
            <w:tcBorders>
              <w:top w:val="nil"/>
              <w:left w:val="nil"/>
              <w:bottom w:val="nil"/>
              <w:right w:val="single" w:sz="4" w:space="0" w:color="auto"/>
            </w:tcBorders>
            <w:shd w:val="clear" w:color="auto" w:fill="auto"/>
            <w:noWrap/>
            <w:vAlign w:val="bottom"/>
            <w:hideMark/>
          </w:tcPr>
          <w:p w14:paraId="59C187F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0.0180</w:t>
            </w:r>
          </w:p>
        </w:tc>
        <w:tc>
          <w:tcPr>
            <w:tcW w:w="1040" w:type="dxa"/>
            <w:tcBorders>
              <w:top w:val="nil"/>
              <w:left w:val="nil"/>
              <w:bottom w:val="nil"/>
              <w:right w:val="single" w:sz="4" w:space="0" w:color="auto"/>
            </w:tcBorders>
            <w:shd w:val="clear" w:color="auto" w:fill="auto"/>
            <w:noWrap/>
            <w:vAlign w:val="bottom"/>
            <w:hideMark/>
          </w:tcPr>
          <w:p w14:paraId="708AFF2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0.0480</w:t>
            </w:r>
          </w:p>
        </w:tc>
        <w:tc>
          <w:tcPr>
            <w:tcW w:w="960" w:type="dxa"/>
            <w:tcBorders>
              <w:top w:val="nil"/>
              <w:left w:val="nil"/>
              <w:bottom w:val="nil"/>
              <w:right w:val="single" w:sz="4" w:space="0" w:color="auto"/>
            </w:tcBorders>
            <w:shd w:val="clear" w:color="auto" w:fill="auto"/>
            <w:noWrap/>
            <w:vAlign w:val="bottom"/>
            <w:hideMark/>
          </w:tcPr>
          <w:p w14:paraId="1F6B59E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0.434</w:t>
            </w:r>
          </w:p>
        </w:tc>
        <w:tc>
          <w:tcPr>
            <w:tcW w:w="1097" w:type="dxa"/>
            <w:tcBorders>
              <w:top w:val="nil"/>
              <w:left w:val="nil"/>
              <w:bottom w:val="nil"/>
              <w:right w:val="single" w:sz="4" w:space="0" w:color="auto"/>
            </w:tcBorders>
            <w:shd w:val="clear" w:color="auto" w:fill="auto"/>
            <w:noWrap/>
            <w:vAlign w:val="bottom"/>
            <w:hideMark/>
          </w:tcPr>
          <w:p w14:paraId="7463D6F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353BA85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4CB5D1F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0.816</w:t>
            </w:r>
          </w:p>
        </w:tc>
      </w:tr>
      <w:tr w:rsidR="00B634E6" w:rsidRPr="00EA700F" w14:paraId="1A997A0F"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E06F08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MA.7daysMinMeannorm</w:t>
            </w:r>
          </w:p>
        </w:tc>
        <w:tc>
          <w:tcPr>
            <w:tcW w:w="1040" w:type="dxa"/>
            <w:tcBorders>
              <w:top w:val="nil"/>
              <w:left w:val="nil"/>
              <w:bottom w:val="nil"/>
              <w:right w:val="single" w:sz="4" w:space="0" w:color="auto"/>
            </w:tcBorders>
            <w:shd w:val="clear" w:color="auto" w:fill="auto"/>
            <w:noWrap/>
            <w:vAlign w:val="bottom"/>
            <w:hideMark/>
          </w:tcPr>
          <w:p w14:paraId="7B475FF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0.0355</w:t>
            </w:r>
          </w:p>
        </w:tc>
        <w:tc>
          <w:tcPr>
            <w:tcW w:w="1040" w:type="dxa"/>
            <w:tcBorders>
              <w:top w:val="nil"/>
              <w:left w:val="nil"/>
              <w:bottom w:val="nil"/>
              <w:right w:val="single" w:sz="4" w:space="0" w:color="auto"/>
            </w:tcBorders>
            <w:shd w:val="clear" w:color="auto" w:fill="auto"/>
            <w:noWrap/>
            <w:vAlign w:val="bottom"/>
            <w:hideMark/>
          </w:tcPr>
          <w:p w14:paraId="7C393B2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0.0852</w:t>
            </w:r>
          </w:p>
        </w:tc>
        <w:tc>
          <w:tcPr>
            <w:tcW w:w="960" w:type="dxa"/>
            <w:tcBorders>
              <w:top w:val="nil"/>
              <w:left w:val="nil"/>
              <w:bottom w:val="nil"/>
              <w:right w:val="single" w:sz="4" w:space="0" w:color="auto"/>
            </w:tcBorders>
            <w:shd w:val="clear" w:color="auto" w:fill="auto"/>
            <w:noWrap/>
            <w:vAlign w:val="bottom"/>
            <w:hideMark/>
          </w:tcPr>
          <w:p w14:paraId="3AA0333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0.328</w:t>
            </w:r>
          </w:p>
        </w:tc>
        <w:tc>
          <w:tcPr>
            <w:tcW w:w="1097" w:type="dxa"/>
            <w:tcBorders>
              <w:top w:val="nil"/>
              <w:left w:val="nil"/>
              <w:bottom w:val="nil"/>
              <w:right w:val="single" w:sz="4" w:space="0" w:color="auto"/>
            </w:tcBorders>
            <w:shd w:val="clear" w:color="auto" w:fill="auto"/>
            <w:noWrap/>
            <w:vAlign w:val="bottom"/>
            <w:hideMark/>
          </w:tcPr>
          <w:p w14:paraId="2EDAC22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0.0003</w:t>
            </w:r>
          </w:p>
        </w:tc>
        <w:tc>
          <w:tcPr>
            <w:tcW w:w="1097" w:type="dxa"/>
            <w:tcBorders>
              <w:top w:val="nil"/>
              <w:left w:val="nil"/>
              <w:bottom w:val="nil"/>
              <w:right w:val="single" w:sz="4" w:space="0" w:color="auto"/>
            </w:tcBorders>
            <w:shd w:val="clear" w:color="auto" w:fill="auto"/>
            <w:noWrap/>
            <w:vAlign w:val="bottom"/>
            <w:hideMark/>
          </w:tcPr>
          <w:p w14:paraId="1956B92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0.0009</w:t>
            </w:r>
          </w:p>
        </w:tc>
        <w:tc>
          <w:tcPr>
            <w:tcW w:w="906" w:type="dxa"/>
            <w:tcBorders>
              <w:top w:val="nil"/>
              <w:left w:val="nil"/>
              <w:bottom w:val="nil"/>
              <w:right w:val="single" w:sz="4" w:space="0" w:color="auto"/>
            </w:tcBorders>
            <w:shd w:val="clear" w:color="auto" w:fill="auto"/>
            <w:noWrap/>
            <w:vAlign w:val="bottom"/>
            <w:hideMark/>
          </w:tcPr>
          <w:p w14:paraId="2F0980A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0.755</w:t>
            </w:r>
          </w:p>
        </w:tc>
      </w:tr>
      <w:tr w:rsidR="00B634E6" w:rsidRPr="00EA700F" w14:paraId="50DE3F3E" w14:textId="77777777" w:rsidTr="00630B93">
        <w:trPr>
          <w:trHeight w:val="288"/>
        </w:trPr>
        <w:tc>
          <w:tcPr>
            <w:tcW w:w="2462" w:type="dxa"/>
            <w:tcBorders>
              <w:top w:val="nil"/>
              <w:left w:val="single" w:sz="4" w:space="0" w:color="auto"/>
              <w:bottom w:val="single" w:sz="4" w:space="0" w:color="auto"/>
              <w:right w:val="single" w:sz="4" w:space="0" w:color="auto"/>
            </w:tcBorders>
            <w:shd w:val="clear" w:color="auto" w:fill="auto"/>
            <w:noWrap/>
            <w:vAlign w:val="bottom"/>
          </w:tcPr>
          <w:p w14:paraId="0CEC60CD"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CVAnnHSPeak</w:t>
            </w:r>
            <w:proofErr w:type="spellEnd"/>
          </w:p>
        </w:tc>
        <w:tc>
          <w:tcPr>
            <w:tcW w:w="1040" w:type="dxa"/>
            <w:tcBorders>
              <w:top w:val="nil"/>
              <w:left w:val="nil"/>
              <w:bottom w:val="single" w:sz="4" w:space="0" w:color="auto"/>
              <w:right w:val="single" w:sz="4" w:space="0" w:color="auto"/>
            </w:tcBorders>
            <w:shd w:val="clear" w:color="auto" w:fill="auto"/>
            <w:noWrap/>
            <w:vAlign w:val="bottom"/>
          </w:tcPr>
          <w:p w14:paraId="634A59A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0.0751</w:t>
            </w:r>
          </w:p>
        </w:tc>
        <w:tc>
          <w:tcPr>
            <w:tcW w:w="1040" w:type="dxa"/>
            <w:tcBorders>
              <w:top w:val="nil"/>
              <w:left w:val="nil"/>
              <w:bottom w:val="single" w:sz="4" w:space="0" w:color="auto"/>
              <w:right w:val="single" w:sz="4" w:space="0" w:color="auto"/>
            </w:tcBorders>
            <w:shd w:val="clear" w:color="auto" w:fill="auto"/>
            <w:noWrap/>
            <w:vAlign w:val="bottom"/>
          </w:tcPr>
          <w:p w14:paraId="365E834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0.1502</w:t>
            </w:r>
          </w:p>
        </w:tc>
        <w:tc>
          <w:tcPr>
            <w:tcW w:w="960" w:type="dxa"/>
            <w:tcBorders>
              <w:top w:val="nil"/>
              <w:left w:val="nil"/>
              <w:bottom w:val="single" w:sz="4" w:space="0" w:color="auto"/>
              <w:right w:val="single" w:sz="4" w:space="0" w:color="auto"/>
            </w:tcBorders>
            <w:shd w:val="clear" w:color="auto" w:fill="auto"/>
            <w:noWrap/>
            <w:vAlign w:val="bottom"/>
          </w:tcPr>
          <w:p w14:paraId="62DF47A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0.293</w:t>
            </w:r>
          </w:p>
        </w:tc>
        <w:tc>
          <w:tcPr>
            <w:tcW w:w="1097" w:type="dxa"/>
            <w:tcBorders>
              <w:top w:val="nil"/>
              <w:left w:val="nil"/>
              <w:bottom w:val="single" w:sz="4" w:space="0" w:color="auto"/>
              <w:right w:val="single" w:sz="4" w:space="0" w:color="auto"/>
            </w:tcBorders>
            <w:shd w:val="clear" w:color="auto" w:fill="auto"/>
            <w:noWrap/>
            <w:vAlign w:val="bottom"/>
          </w:tcPr>
          <w:p w14:paraId="2ACCE47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0.0017</w:t>
            </w:r>
          </w:p>
        </w:tc>
        <w:tc>
          <w:tcPr>
            <w:tcW w:w="1097" w:type="dxa"/>
            <w:tcBorders>
              <w:top w:val="nil"/>
              <w:left w:val="nil"/>
              <w:bottom w:val="single" w:sz="4" w:space="0" w:color="auto"/>
              <w:right w:val="single" w:sz="4" w:space="0" w:color="auto"/>
            </w:tcBorders>
            <w:shd w:val="clear" w:color="auto" w:fill="auto"/>
            <w:noWrap/>
            <w:vAlign w:val="bottom"/>
          </w:tcPr>
          <w:p w14:paraId="1165099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0.0039</w:t>
            </w:r>
          </w:p>
        </w:tc>
        <w:tc>
          <w:tcPr>
            <w:tcW w:w="906" w:type="dxa"/>
            <w:tcBorders>
              <w:top w:val="nil"/>
              <w:left w:val="nil"/>
              <w:bottom w:val="single" w:sz="4" w:space="0" w:color="auto"/>
              <w:right w:val="single" w:sz="4" w:space="0" w:color="auto"/>
            </w:tcBorders>
            <w:shd w:val="clear" w:color="auto" w:fill="auto"/>
            <w:noWrap/>
            <w:vAlign w:val="bottom"/>
          </w:tcPr>
          <w:p w14:paraId="6C2E8CD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0.754</w:t>
            </w:r>
          </w:p>
        </w:tc>
      </w:tr>
      <w:tr w:rsidR="00B634E6" w:rsidRPr="00EA700F" w14:paraId="52507BF7" w14:textId="77777777" w:rsidTr="00630B93">
        <w:trPr>
          <w:trHeight w:val="288"/>
        </w:trPr>
        <w:tc>
          <w:tcPr>
            <w:tcW w:w="2462" w:type="dxa"/>
            <w:tcBorders>
              <w:top w:val="single" w:sz="4" w:space="0" w:color="auto"/>
              <w:left w:val="single" w:sz="4" w:space="0" w:color="auto"/>
              <w:bottom w:val="nil"/>
              <w:right w:val="single" w:sz="4" w:space="0" w:color="auto"/>
            </w:tcBorders>
            <w:shd w:val="clear" w:color="auto" w:fill="auto"/>
            <w:noWrap/>
            <w:vAlign w:val="bottom"/>
            <w:hideMark/>
          </w:tcPr>
          <w:p w14:paraId="792D0244"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MRateRisenorm</w:t>
            </w:r>
            <w:proofErr w:type="spellEnd"/>
          </w:p>
        </w:tc>
        <w:tc>
          <w:tcPr>
            <w:tcW w:w="1040" w:type="dxa"/>
            <w:tcBorders>
              <w:top w:val="single" w:sz="4" w:space="0" w:color="auto"/>
              <w:left w:val="nil"/>
              <w:bottom w:val="nil"/>
              <w:right w:val="single" w:sz="4" w:space="0" w:color="auto"/>
            </w:tcBorders>
            <w:shd w:val="clear" w:color="auto" w:fill="auto"/>
            <w:noWrap/>
            <w:vAlign w:val="bottom"/>
            <w:hideMark/>
          </w:tcPr>
          <w:p w14:paraId="4EBCD54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0.1631</w:t>
            </w:r>
          </w:p>
        </w:tc>
        <w:tc>
          <w:tcPr>
            <w:tcW w:w="1040" w:type="dxa"/>
            <w:tcBorders>
              <w:top w:val="single" w:sz="4" w:space="0" w:color="auto"/>
              <w:left w:val="nil"/>
              <w:bottom w:val="nil"/>
              <w:right w:val="single" w:sz="4" w:space="0" w:color="auto"/>
            </w:tcBorders>
            <w:shd w:val="clear" w:color="auto" w:fill="auto"/>
            <w:noWrap/>
            <w:vAlign w:val="bottom"/>
            <w:hideMark/>
          </w:tcPr>
          <w:p w14:paraId="3D4DDD7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0.2899</w:t>
            </w:r>
          </w:p>
        </w:tc>
        <w:tc>
          <w:tcPr>
            <w:tcW w:w="960" w:type="dxa"/>
            <w:tcBorders>
              <w:top w:val="single" w:sz="4" w:space="0" w:color="auto"/>
              <w:left w:val="nil"/>
              <w:bottom w:val="nil"/>
              <w:right w:val="single" w:sz="4" w:space="0" w:color="auto"/>
            </w:tcBorders>
            <w:shd w:val="clear" w:color="auto" w:fill="auto"/>
            <w:noWrap/>
            <w:vAlign w:val="bottom"/>
            <w:hideMark/>
          </w:tcPr>
          <w:p w14:paraId="6F367A5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0.348</w:t>
            </w:r>
          </w:p>
        </w:tc>
        <w:tc>
          <w:tcPr>
            <w:tcW w:w="1097" w:type="dxa"/>
            <w:tcBorders>
              <w:top w:val="single" w:sz="4" w:space="0" w:color="auto"/>
              <w:left w:val="nil"/>
              <w:bottom w:val="nil"/>
              <w:right w:val="single" w:sz="4" w:space="0" w:color="auto"/>
            </w:tcBorders>
            <w:shd w:val="clear" w:color="auto" w:fill="auto"/>
            <w:noWrap/>
            <w:vAlign w:val="bottom"/>
            <w:hideMark/>
          </w:tcPr>
          <w:p w14:paraId="18015B5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0.0730</w:t>
            </w:r>
          </w:p>
        </w:tc>
        <w:tc>
          <w:tcPr>
            <w:tcW w:w="1097" w:type="dxa"/>
            <w:tcBorders>
              <w:top w:val="single" w:sz="4" w:space="0" w:color="auto"/>
              <w:left w:val="nil"/>
              <w:bottom w:val="nil"/>
              <w:right w:val="single" w:sz="4" w:space="0" w:color="auto"/>
            </w:tcBorders>
            <w:shd w:val="clear" w:color="auto" w:fill="auto"/>
            <w:noWrap/>
            <w:vAlign w:val="bottom"/>
            <w:hideMark/>
          </w:tcPr>
          <w:p w14:paraId="0718ECF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0.1348</w:t>
            </w:r>
          </w:p>
        </w:tc>
        <w:tc>
          <w:tcPr>
            <w:tcW w:w="906" w:type="dxa"/>
            <w:tcBorders>
              <w:top w:val="single" w:sz="4" w:space="0" w:color="auto"/>
              <w:left w:val="nil"/>
              <w:bottom w:val="nil"/>
              <w:right w:val="single" w:sz="4" w:space="0" w:color="auto"/>
            </w:tcBorders>
            <w:shd w:val="clear" w:color="auto" w:fill="auto"/>
            <w:noWrap/>
            <w:vAlign w:val="bottom"/>
            <w:hideMark/>
          </w:tcPr>
          <w:p w14:paraId="6246D46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w:t>
            </w:r>
          </w:p>
        </w:tc>
      </w:tr>
      <w:tr w:rsidR="00B634E6" w:rsidRPr="00EA700F" w14:paraId="377CCD11"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4B0A42B"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CVAnnHSNum</w:t>
            </w:r>
            <w:proofErr w:type="spellEnd"/>
          </w:p>
        </w:tc>
        <w:tc>
          <w:tcPr>
            <w:tcW w:w="1040" w:type="dxa"/>
            <w:tcBorders>
              <w:top w:val="nil"/>
              <w:left w:val="nil"/>
              <w:bottom w:val="nil"/>
              <w:right w:val="single" w:sz="4" w:space="0" w:color="auto"/>
            </w:tcBorders>
            <w:shd w:val="clear" w:color="auto" w:fill="auto"/>
            <w:noWrap/>
            <w:vAlign w:val="bottom"/>
            <w:hideMark/>
          </w:tcPr>
          <w:p w14:paraId="379705F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0.1691</w:t>
            </w:r>
          </w:p>
        </w:tc>
        <w:tc>
          <w:tcPr>
            <w:tcW w:w="1040" w:type="dxa"/>
            <w:tcBorders>
              <w:top w:val="nil"/>
              <w:left w:val="nil"/>
              <w:bottom w:val="nil"/>
              <w:right w:val="single" w:sz="4" w:space="0" w:color="auto"/>
            </w:tcBorders>
            <w:shd w:val="clear" w:color="auto" w:fill="auto"/>
            <w:noWrap/>
            <w:vAlign w:val="bottom"/>
            <w:hideMark/>
          </w:tcPr>
          <w:p w14:paraId="37CD012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0.2899</w:t>
            </w:r>
          </w:p>
        </w:tc>
        <w:tc>
          <w:tcPr>
            <w:tcW w:w="960" w:type="dxa"/>
            <w:tcBorders>
              <w:top w:val="nil"/>
              <w:left w:val="nil"/>
              <w:bottom w:val="nil"/>
              <w:right w:val="single" w:sz="4" w:space="0" w:color="auto"/>
            </w:tcBorders>
            <w:shd w:val="clear" w:color="auto" w:fill="auto"/>
            <w:noWrap/>
            <w:vAlign w:val="bottom"/>
            <w:hideMark/>
          </w:tcPr>
          <w:p w14:paraId="4EB19A3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0.164</w:t>
            </w:r>
          </w:p>
        </w:tc>
        <w:tc>
          <w:tcPr>
            <w:tcW w:w="1097" w:type="dxa"/>
            <w:tcBorders>
              <w:top w:val="nil"/>
              <w:left w:val="nil"/>
              <w:bottom w:val="nil"/>
              <w:right w:val="single" w:sz="4" w:space="0" w:color="auto"/>
            </w:tcBorders>
            <w:shd w:val="clear" w:color="auto" w:fill="auto"/>
            <w:noWrap/>
            <w:vAlign w:val="bottom"/>
            <w:hideMark/>
          </w:tcPr>
          <w:p w14:paraId="0E753B0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0.2300</w:t>
            </w:r>
          </w:p>
        </w:tc>
        <w:tc>
          <w:tcPr>
            <w:tcW w:w="1097" w:type="dxa"/>
            <w:tcBorders>
              <w:top w:val="nil"/>
              <w:left w:val="nil"/>
              <w:bottom w:val="nil"/>
              <w:right w:val="single" w:sz="4" w:space="0" w:color="auto"/>
            </w:tcBorders>
            <w:shd w:val="clear" w:color="auto" w:fill="auto"/>
            <w:noWrap/>
            <w:vAlign w:val="bottom"/>
            <w:hideMark/>
          </w:tcPr>
          <w:p w14:paraId="4265F3E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0.3450</w:t>
            </w:r>
          </w:p>
        </w:tc>
        <w:tc>
          <w:tcPr>
            <w:tcW w:w="906" w:type="dxa"/>
            <w:tcBorders>
              <w:top w:val="nil"/>
              <w:left w:val="nil"/>
              <w:bottom w:val="nil"/>
              <w:right w:val="single" w:sz="4" w:space="0" w:color="auto"/>
            </w:tcBorders>
            <w:shd w:val="clear" w:color="auto" w:fill="auto"/>
            <w:noWrap/>
            <w:vAlign w:val="bottom"/>
            <w:hideMark/>
          </w:tcPr>
          <w:p w14:paraId="5C4AAA8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0.135</w:t>
            </w:r>
          </w:p>
        </w:tc>
      </w:tr>
      <w:tr w:rsidR="00B634E6" w:rsidRPr="00EA700F" w14:paraId="43E5010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9D3DEB7"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MDFAnnLSNum</w:t>
            </w:r>
            <w:proofErr w:type="spellEnd"/>
          </w:p>
        </w:tc>
        <w:tc>
          <w:tcPr>
            <w:tcW w:w="1040" w:type="dxa"/>
            <w:tcBorders>
              <w:top w:val="nil"/>
              <w:left w:val="nil"/>
              <w:bottom w:val="nil"/>
              <w:right w:val="single" w:sz="4" w:space="0" w:color="auto"/>
            </w:tcBorders>
            <w:shd w:val="clear" w:color="auto" w:fill="auto"/>
            <w:noWrap/>
            <w:vAlign w:val="bottom"/>
            <w:hideMark/>
          </w:tcPr>
          <w:p w14:paraId="6013EEA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0.1908</w:t>
            </w:r>
          </w:p>
        </w:tc>
        <w:tc>
          <w:tcPr>
            <w:tcW w:w="1040" w:type="dxa"/>
            <w:tcBorders>
              <w:top w:val="nil"/>
              <w:left w:val="nil"/>
              <w:bottom w:val="nil"/>
              <w:right w:val="single" w:sz="4" w:space="0" w:color="auto"/>
            </w:tcBorders>
            <w:shd w:val="clear" w:color="auto" w:fill="auto"/>
            <w:noWrap/>
            <w:vAlign w:val="bottom"/>
            <w:hideMark/>
          </w:tcPr>
          <w:p w14:paraId="77B6F37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0.3053</w:t>
            </w:r>
          </w:p>
        </w:tc>
        <w:tc>
          <w:tcPr>
            <w:tcW w:w="960" w:type="dxa"/>
            <w:tcBorders>
              <w:top w:val="nil"/>
              <w:left w:val="nil"/>
              <w:bottom w:val="nil"/>
              <w:right w:val="single" w:sz="4" w:space="0" w:color="auto"/>
            </w:tcBorders>
            <w:shd w:val="clear" w:color="auto" w:fill="auto"/>
            <w:noWrap/>
            <w:vAlign w:val="bottom"/>
            <w:hideMark/>
          </w:tcPr>
          <w:p w14:paraId="40A675D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0.208</w:t>
            </w:r>
          </w:p>
        </w:tc>
        <w:tc>
          <w:tcPr>
            <w:tcW w:w="1097" w:type="dxa"/>
            <w:tcBorders>
              <w:top w:val="nil"/>
              <w:left w:val="nil"/>
              <w:bottom w:val="nil"/>
              <w:right w:val="single" w:sz="4" w:space="0" w:color="auto"/>
            </w:tcBorders>
            <w:shd w:val="clear" w:color="auto" w:fill="auto"/>
            <w:noWrap/>
            <w:vAlign w:val="bottom"/>
            <w:hideMark/>
          </w:tcPr>
          <w:p w14:paraId="4D049F7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0.2600</w:t>
            </w:r>
          </w:p>
        </w:tc>
        <w:tc>
          <w:tcPr>
            <w:tcW w:w="1097" w:type="dxa"/>
            <w:tcBorders>
              <w:top w:val="nil"/>
              <w:left w:val="nil"/>
              <w:bottom w:val="nil"/>
              <w:right w:val="single" w:sz="4" w:space="0" w:color="auto"/>
            </w:tcBorders>
            <w:shd w:val="clear" w:color="auto" w:fill="auto"/>
            <w:noWrap/>
            <w:vAlign w:val="bottom"/>
            <w:hideMark/>
          </w:tcPr>
          <w:p w14:paraId="4567501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0.3671</w:t>
            </w:r>
          </w:p>
        </w:tc>
        <w:tc>
          <w:tcPr>
            <w:tcW w:w="906" w:type="dxa"/>
            <w:tcBorders>
              <w:top w:val="nil"/>
              <w:left w:val="nil"/>
              <w:bottom w:val="nil"/>
              <w:right w:val="single" w:sz="4" w:space="0" w:color="auto"/>
            </w:tcBorders>
            <w:shd w:val="clear" w:color="auto" w:fill="auto"/>
            <w:noWrap/>
            <w:vAlign w:val="bottom"/>
            <w:hideMark/>
          </w:tcPr>
          <w:p w14:paraId="27780F0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0.183</w:t>
            </w:r>
          </w:p>
        </w:tc>
      </w:tr>
      <w:tr w:rsidR="00B634E6" w:rsidRPr="00EA700F" w14:paraId="61EE576A"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365CEC0"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MRateFallnorm</w:t>
            </w:r>
            <w:proofErr w:type="spellEnd"/>
          </w:p>
        </w:tc>
        <w:tc>
          <w:tcPr>
            <w:tcW w:w="1040" w:type="dxa"/>
            <w:tcBorders>
              <w:top w:val="nil"/>
              <w:left w:val="nil"/>
              <w:bottom w:val="nil"/>
              <w:right w:val="single" w:sz="4" w:space="0" w:color="auto"/>
            </w:tcBorders>
            <w:shd w:val="clear" w:color="auto" w:fill="auto"/>
            <w:noWrap/>
            <w:vAlign w:val="bottom"/>
            <w:hideMark/>
          </w:tcPr>
          <w:p w14:paraId="33B967B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0.2098</w:t>
            </w:r>
          </w:p>
        </w:tc>
        <w:tc>
          <w:tcPr>
            <w:tcW w:w="1040" w:type="dxa"/>
            <w:tcBorders>
              <w:top w:val="nil"/>
              <w:left w:val="nil"/>
              <w:bottom w:val="nil"/>
              <w:right w:val="single" w:sz="4" w:space="0" w:color="auto"/>
            </w:tcBorders>
            <w:shd w:val="clear" w:color="auto" w:fill="auto"/>
            <w:noWrap/>
            <w:vAlign w:val="bottom"/>
            <w:hideMark/>
          </w:tcPr>
          <w:p w14:paraId="6ACD2B7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0.3061</w:t>
            </w:r>
          </w:p>
        </w:tc>
        <w:tc>
          <w:tcPr>
            <w:tcW w:w="960" w:type="dxa"/>
            <w:tcBorders>
              <w:top w:val="nil"/>
              <w:left w:val="nil"/>
              <w:bottom w:val="nil"/>
              <w:right w:val="single" w:sz="4" w:space="0" w:color="auto"/>
            </w:tcBorders>
            <w:shd w:val="clear" w:color="auto" w:fill="auto"/>
            <w:noWrap/>
            <w:vAlign w:val="bottom"/>
            <w:hideMark/>
          </w:tcPr>
          <w:p w14:paraId="5C08D5A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0.283</w:t>
            </w:r>
          </w:p>
        </w:tc>
        <w:tc>
          <w:tcPr>
            <w:tcW w:w="1097" w:type="dxa"/>
            <w:tcBorders>
              <w:top w:val="nil"/>
              <w:left w:val="nil"/>
              <w:bottom w:val="nil"/>
              <w:right w:val="single" w:sz="4" w:space="0" w:color="auto"/>
            </w:tcBorders>
            <w:shd w:val="clear" w:color="auto" w:fill="auto"/>
            <w:noWrap/>
            <w:vAlign w:val="bottom"/>
            <w:hideMark/>
          </w:tcPr>
          <w:p w14:paraId="59F98A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0.1100</w:t>
            </w:r>
          </w:p>
        </w:tc>
        <w:tc>
          <w:tcPr>
            <w:tcW w:w="1097" w:type="dxa"/>
            <w:tcBorders>
              <w:top w:val="nil"/>
              <w:left w:val="nil"/>
              <w:bottom w:val="nil"/>
              <w:right w:val="single" w:sz="4" w:space="0" w:color="auto"/>
            </w:tcBorders>
            <w:shd w:val="clear" w:color="auto" w:fill="auto"/>
            <w:noWrap/>
            <w:vAlign w:val="bottom"/>
            <w:hideMark/>
          </w:tcPr>
          <w:p w14:paraId="55316CB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0.1886</w:t>
            </w:r>
          </w:p>
        </w:tc>
        <w:tc>
          <w:tcPr>
            <w:tcW w:w="906" w:type="dxa"/>
            <w:tcBorders>
              <w:top w:val="nil"/>
              <w:left w:val="nil"/>
              <w:bottom w:val="nil"/>
              <w:right w:val="single" w:sz="4" w:space="0" w:color="auto"/>
            </w:tcBorders>
            <w:shd w:val="clear" w:color="auto" w:fill="auto"/>
            <w:noWrap/>
            <w:vAlign w:val="bottom"/>
            <w:hideMark/>
          </w:tcPr>
          <w:p w14:paraId="64245C1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0.443</w:t>
            </w:r>
          </w:p>
        </w:tc>
      </w:tr>
      <w:tr w:rsidR="00B634E6" w:rsidRPr="00EA700F" w14:paraId="436EFB7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F9C7506"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CVAnnLSPeak</w:t>
            </w:r>
            <w:proofErr w:type="spellEnd"/>
          </w:p>
        </w:tc>
        <w:tc>
          <w:tcPr>
            <w:tcW w:w="1040" w:type="dxa"/>
            <w:tcBorders>
              <w:top w:val="nil"/>
              <w:left w:val="nil"/>
              <w:bottom w:val="nil"/>
              <w:right w:val="single" w:sz="4" w:space="0" w:color="auto"/>
            </w:tcBorders>
            <w:shd w:val="clear" w:color="auto" w:fill="auto"/>
            <w:noWrap/>
            <w:vAlign w:val="bottom"/>
            <w:hideMark/>
          </w:tcPr>
          <w:p w14:paraId="00420FC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0.2168</w:t>
            </w:r>
          </w:p>
        </w:tc>
        <w:tc>
          <w:tcPr>
            <w:tcW w:w="1040" w:type="dxa"/>
            <w:tcBorders>
              <w:top w:val="nil"/>
              <w:left w:val="nil"/>
              <w:bottom w:val="nil"/>
              <w:right w:val="single" w:sz="4" w:space="0" w:color="auto"/>
            </w:tcBorders>
            <w:shd w:val="clear" w:color="auto" w:fill="auto"/>
            <w:noWrap/>
            <w:vAlign w:val="bottom"/>
            <w:hideMark/>
          </w:tcPr>
          <w:p w14:paraId="0164A37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0.3061</w:t>
            </w:r>
          </w:p>
        </w:tc>
        <w:tc>
          <w:tcPr>
            <w:tcW w:w="960" w:type="dxa"/>
            <w:tcBorders>
              <w:top w:val="nil"/>
              <w:left w:val="nil"/>
              <w:bottom w:val="nil"/>
              <w:right w:val="single" w:sz="4" w:space="0" w:color="auto"/>
            </w:tcBorders>
            <w:shd w:val="clear" w:color="auto" w:fill="auto"/>
            <w:noWrap/>
            <w:vAlign w:val="bottom"/>
            <w:hideMark/>
          </w:tcPr>
          <w:p w14:paraId="0CDF88A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0.245</w:t>
            </w:r>
          </w:p>
        </w:tc>
        <w:tc>
          <w:tcPr>
            <w:tcW w:w="1097" w:type="dxa"/>
            <w:tcBorders>
              <w:top w:val="nil"/>
              <w:left w:val="nil"/>
              <w:bottom w:val="nil"/>
              <w:right w:val="single" w:sz="4" w:space="0" w:color="auto"/>
            </w:tcBorders>
            <w:shd w:val="clear" w:color="auto" w:fill="auto"/>
            <w:noWrap/>
            <w:vAlign w:val="bottom"/>
            <w:hideMark/>
          </w:tcPr>
          <w:p w14:paraId="7689A1D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0.1500</w:t>
            </w:r>
          </w:p>
        </w:tc>
        <w:tc>
          <w:tcPr>
            <w:tcW w:w="1097" w:type="dxa"/>
            <w:tcBorders>
              <w:top w:val="nil"/>
              <w:left w:val="nil"/>
              <w:bottom w:val="nil"/>
              <w:right w:val="single" w:sz="4" w:space="0" w:color="auto"/>
            </w:tcBorders>
            <w:shd w:val="clear" w:color="auto" w:fill="auto"/>
            <w:noWrap/>
            <w:vAlign w:val="bottom"/>
            <w:hideMark/>
          </w:tcPr>
          <w:p w14:paraId="1913160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0.2400</w:t>
            </w:r>
          </w:p>
        </w:tc>
        <w:tc>
          <w:tcPr>
            <w:tcW w:w="906" w:type="dxa"/>
            <w:tcBorders>
              <w:top w:val="nil"/>
              <w:left w:val="nil"/>
              <w:bottom w:val="nil"/>
              <w:right w:val="single" w:sz="4" w:space="0" w:color="auto"/>
            </w:tcBorders>
            <w:shd w:val="clear" w:color="auto" w:fill="auto"/>
            <w:noWrap/>
            <w:vAlign w:val="bottom"/>
            <w:hideMark/>
          </w:tcPr>
          <w:p w14:paraId="0C41629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0.339</w:t>
            </w:r>
          </w:p>
        </w:tc>
      </w:tr>
      <w:tr w:rsidR="00B634E6" w:rsidRPr="00EA700F" w14:paraId="7EFB191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3B2C7B3"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LSMeanDur</w:t>
            </w:r>
            <w:proofErr w:type="spellEnd"/>
          </w:p>
        </w:tc>
        <w:tc>
          <w:tcPr>
            <w:tcW w:w="1040" w:type="dxa"/>
            <w:tcBorders>
              <w:top w:val="nil"/>
              <w:left w:val="nil"/>
              <w:bottom w:val="nil"/>
              <w:right w:val="single" w:sz="4" w:space="0" w:color="auto"/>
            </w:tcBorders>
            <w:shd w:val="clear" w:color="auto" w:fill="auto"/>
            <w:noWrap/>
            <w:vAlign w:val="bottom"/>
            <w:hideMark/>
          </w:tcPr>
          <w:p w14:paraId="4CA3D6F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0.4115</w:t>
            </w:r>
          </w:p>
        </w:tc>
        <w:tc>
          <w:tcPr>
            <w:tcW w:w="1040" w:type="dxa"/>
            <w:tcBorders>
              <w:top w:val="nil"/>
              <w:left w:val="nil"/>
              <w:bottom w:val="nil"/>
              <w:right w:val="single" w:sz="4" w:space="0" w:color="auto"/>
            </w:tcBorders>
            <w:shd w:val="clear" w:color="auto" w:fill="auto"/>
            <w:noWrap/>
            <w:vAlign w:val="bottom"/>
            <w:hideMark/>
          </w:tcPr>
          <w:p w14:paraId="447AEA1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0.5487</w:t>
            </w:r>
          </w:p>
        </w:tc>
        <w:tc>
          <w:tcPr>
            <w:tcW w:w="960" w:type="dxa"/>
            <w:tcBorders>
              <w:top w:val="nil"/>
              <w:left w:val="nil"/>
              <w:bottom w:val="nil"/>
              <w:right w:val="single" w:sz="4" w:space="0" w:color="auto"/>
            </w:tcBorders>
            <w:shd w:val="clear" w:color="auto" w:fill="auto"/>
            <w:noWrap/>
            <w:vAlign w:val="bottom"/>
            <w:hideMark/>
          </w:tcPr>
          <w:p w14:paraId="3A737A2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0.180</w:t>
            </w:r>
          </w:p>
        </w:tc>
        <w:tc>
          <w:tcPr>
            <w:tcW w:w="1097" w:type="dxa"/>
            <w:tcBorders>
              <w:top w:val="nil"/>
              <w:left w:val="nil"/>
              <w:bottom w:val="nil"/>
              <w:right w:val="single" w:sz="4" w:space="0" w:color="auto"/>
            </w:tcBorders>
            <w:shd w:val="clear" w:color="auto" w:fill="auto"/>
            <w:noWrap/>
            <w:vAlign w:val="bottom"/>
            <w:hideMark/>
          </w:tcPr>
          <w:p w14:paraId="7B22F9E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0.4300</w:t>
            </w:r>
          </w:p>
        </w:tc>
        <w:tc>
          <w:tcPr>
            <w:tcW w:w="1097" w:type="dxa"/>
            <w:tcBorders>
              <w:top w:val="nil"/>
              <w:left w:val="nil"/>
              <w:bottom w:val="nil"/>
              <w:right w:val="single" w:sz="4" w:space="0" w:color="auto"/>
            </w:tcBorders>
            <w:shd w:val="clear" w:color="auto" w:fill="auto"/>
            <w:noWrap/>
            <w:vAlign w:val="bottom"/>
            <w:hideMark/>
          </w:tcPr>
          <w:p w14:paraId="07DAA9F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0.5280</w:t>
            </w:r>
          </w:p>
        </w:tc>
        <w:tc>
          <w:tcPr>
            <w:tcW w:w="906" w:type="dxa"/>
            <w:tcBorders>
              <w:top w:val="nil"/>
              <w:left w:val="nil"/>
              <w:bottom w:val="nil"/>
              <w:right w:val="single" w:sz="4" w:space="0" w:color="auto"/>
            </w:tcBorders>
            <w:shd w:val="clear" w:color="auto" w:fill="auto"/>
            <w:noWrap/>
            <w:vAlign w:val="bottom"/>
            <w:hideMark/>
          </w:tcPr>
          <w:p w14:paraId="6AB6B99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0.159</w:t>
            </w:r>
          </w:p>
        </w:tc>
      </w:tr>
      <w:tr w:rsidR="00B634E6" w:rsidRPr="00EA700F" w14:paraId="4F68900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1FF7B61"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CVAnnLSNum</w:t>
            </w:r>
            <w:proofErr w:type="spellEnd"/>
          </w:p>
        </w:tc>
        <w:tc>
          <w:tcPr>
            <w:tcW w:w="1040" w:type="dxa"/>
            <w:tcBorders>
              <w:top w:val="nil"/>
              <w:left w:val="nil"/>
              <w:bottom w:val="nil"/>
              <w:right w:val="single" w:sz="4" w:space="0" w:color="auto"/>
            </w:tcBorders>
            <w:shd w:val="clear" w:color="auto" w:fill="auto"/>
            <w:noWrap/>
            <w:vAlign w:val="bottom"/>
            <w:hideMark/>
          </w:tcPr>
          <w:p w14:paraId="412CE5D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0.4417</w:t>
            </w:r>
          </w:p>
        </w:tc>
        <w:tc>
          <w:tcPr>
            <w:tcW w:w="1040" w:type="dxa"/>
            <w:tcBorders>
              <w:top w:val="nil"/>
              <w:left w:val="nil"/>
              <w:bottom w:val="nil"/>
              <w:right w:val="single" w:sz="4" w:space="0" w:color="auto"/>
            </w:tcBorders>
            <w:shd w:val="clear" w:color="auto" w:fill="auto"/>
            <w:noWrap/>
            <w:vAlign w:val="bottom"/>
            <w:hideMark/>
          </w:tcPr>
          <w:p w14:paraId="727B673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0.5579</w:t>
            </w:r>
          </w:p>
        </w:tc>
        <w:tc>
          <w:tcPr>
            <w:tcW w:w="960" w:type="dxa"/>
            <w:tcBorders>
              <w:top w:val="nil"/>
              <w:left w:val="nil"/>
              <w:bottom w:val="nil"/>
              <w:right w:val="single" w:sz="4" w:space="0" w:color="auto"/>
            </w:tcBorders>
            <w:shd w:val="clear" w:color="auto" w:fill="auto"/>
            <w:noWrap/>
            <w:vAlign w:val="bottom"/>
            <w:hideMark/>
          </w:tcPr>
          <w:p w14:paraId="03348E1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0.052</w:t>
            </w:r>
          </w:p>
        </w:tc>
        <w:tc>
          <w:tcPr>
            <w:tcW w:w="1097" w:type="dxa"/>
            <w:tcBorders>
              <w:top w:val="nil"/>
              <w:left w:val="nil"/>
              <w:bottom w:val="nil"/>
              <w:right w:val="single" w:sz="4" w:space="0" w:color="auto"/>
            </w:tcBorders>
            <w:shd w:val="clear" w:color="auto" w:fill="auto"/>
            <w:noWrap/>
            <w:vAlign w:val="bottom"/>
            <w:hideMark/>
          </w:tcPr>
          <w:p w14:paraId="123BD6C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0.4400</w:t>
            </w:r>
          </w:p>
        </w:tc>
        <w:tc>
          <w:tcPr>
            <w:tcW w:w="1097" w:type="dxa"/>
            <w:tcBorders>
              <w:top w:val="nil"/>
              <w:left w:val="nil"/>
              <w:bottom w:val="nil"/>
              <w:right w:val="single" w:sz="4" w:space="0" w:color="auto"/>
            </w:tcBorders>
            <w:shd w:val="clear" w:color="auto" w:fill="auto"/>
            <w:noWrap/>
            <w:vAlign w:val="bottom"/>
            <w:hideMark/>
          </w:tcPr>
          <w:p w14:paraId="1CAC7D8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0.5280</w:t>
            </w:r>
          </w:p>
        </w:tc>
        <w:tc>
          <w:tcPr>
            <w:tcW w:w="906" w:type="dxa"/>
            <w:tcBorders>
              <w:top w:val="nil"/>
              <w:left w:val="nil"/>
              <w:bottom w:val="nil"/>
              <w:right w:val="single" w:sz="4" w:space="0" w:color="auto"/>
            </w:tcBorders>
            <w:shd w:val="clear" w:color="auto" w:fill="auto"/>
            <w:noWrap/>
            <w:vAlign w:val="bottom"/>
            <w:hideMark/>
          </w:tcPr>
          <w:p w14:paraId="205747C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0.054</w:t>
            </w:r>
          </w:p>
        </w:tc>
      </w:tr>
      <w:tr w:rsidR="00B634E6" w:rsidRPr="00EA700F" w14:paraId="2DFB4B36"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96B33DC"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C_MinM</w:t>
            </w:r>
            <w:proofErr w:type="spellEnd"/>
          </w:p>
        </w:tc>
        <w:tc>
          <w:tcPr>
            <w:tcW w:w="1040" w:type="dxa"/>
            <w:tcBorders>
              <w:top w:val="nil"/>
              <w:left w:val="nil"/>
              <w:bottom w:val="nil"/>
              <w:right w:val="single" w:sz="4" w:space="0" w:color="auto"/>
            </w:tcBorders>
            <w:shd w:val="clear" w:color="auto" w:fill="auto"/>
            <w:noWrap/>
            <w:vAlign w:val="bottom"/>
            <w:hideMark/>
          </w:tcPr>
          <w:p w14:paraId="20B189C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0.4919</w:t>
            </w:r>
          </w:p>
        </w:tc>
        <w:tc>
          <w:tcPr>
            <w:tcW w:w="1040" w:type="dxa"/>
            <w:tcBorders>
              <w:top w:val="nil"/>
              <w:left w:val="nil"/>
              <w:bottom w:val="nil"/>
              <w:right w:val="single" w:sz="4" w:space="0" w:color="auto"/>
            </w:tcBorders>
            <w:shd w:val="clear" w:color="auto" w:fill="auto"/>
            <w:noWrap/>
            <w:vAlign w:val="bottom"/>
            <w:hideMark/>
          </w:tcPr>
          <w:p w14:paraId="55FEEE0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0.5903</w:t>
            </w:r>
          </w:p>
        </w:tc>
        <w:tc>
          <w:tcPr>
            <w:tcW w:w="960" w:type="dxa"/>
            <w:tcBorders>
              <w:top w:val="nil"/>
              <w:left w:val="nil"/>
              <w:bottom w:val="nil"/>
              <w:right w:val="single" w:sz="4" w:space="0" w:color="auto"/>
            </w:tcBorders>
            <w:shd w:val="clear" w:color="auto" w:fill="auto"/>
            <w:noWrap/>
            <w:vAlign w:val="bottom"/>
            <w:hideMark/>
          </w:tcPr>
          <w:p w14:paraId="2FFD995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0.259</w:t>
            </w:r>
          </w:p>
        </w:tc>
        <w:tc>
          <w:tcPr>
            <w:tcW w:w="1097" w:type="dxa"/>
            <w:tcBorders>
              <w:top w:val="nil"/>
              <w:left w:val="nil"/>
              <w:bottom w:val="nil"/>
              <w:right w:val="single" w:sz="4" w:space="0" w:color="auto"/>
            </w:tcBorders>
            <w:shd w:val="clear" w:color="auto" w:fill="auto"/>
            <w:noWrap/>
            <w:vAlign w:val="bottom"/>
            <w:hideMark/>
          </w:tcPr>
          <w:p w14:paraId="2EF09DE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0.3700</w:t>
            </w:r>
          </w:p>
        </w:tc>
        <w:tc>
          <w:tcPr>
            <w:tcW w:w="1097" w:type="dxa"/>
            <w:tcBorders>
              <w:top w:val="nil"/>
              <w:left w:val="nil"/>
              <w:bottom w:val="nil"/>
              <w:right w:val="single" w:sz="4" w:space="0" w:color="auto"/>
            </w:tcBorders>
            <w:shd w:val="clear" w:color="auto" w:fill="auto"/>
            <w:noWrap/>
            <w:vAlign w:val="bottom"/>
            <w:hideMark/>
          </w:tcPr>
          <w:p w14:paraId="5FE6BE6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0.4933</w:t>
            </w:r>
          </w:p>
        </w:tc>
        <w:tc>
          <w:tcPr>
            <w:tcW w:w="906" w:type="dxa"/>
            <w:tcBorders>
              <w:top w:val="nil"/>
              <w:left w:val="nil"/>
              <w:bottom w:val="nil"/>
              <w:right w:val="single" w:sz="4" w:space="0" w:color="auto"/>
            </w:tcBorders>
            <w:shd w:val="clear" w:color="auto" w:fill="auto"/>
            <w:noWrap/>
            <w:vAlign w:val="bottom"/>
            <w:hideMark/>
          </w:tcPr>
          <w:p w14:paraId="322419B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0.427</w:t>
            </w:r>
          </w:p>
        </w:tc>
      </w:tr>
      <w:tr w:rsidR="00B634E6" w:rsidRPr="00EA700F" w14:paraId="13EFCE5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C81264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MDFAnnUnder0.1</w:t>
            </w:r>
          </w:p>
        </w:tc>
        <w:tc>
          <w:tcPr>
            <w:tcW w:w="1040" w:type="dxa"/>
            <w:tcBorders>
              <w:top w:val="nil"/>
              <w:left w:val="nil"/>
              <w:bottom w:val="nil"/>
              <w:right w:val="single" w:sz="4" w:space="0" w:color="auto"/>
            </w:tcBorders>
            <w:shd w:val="clear" w:color="auto" w:fill="auto"/>
            <w:noWrap/>
            <w:vAlign w:val="bottom"/>
            <w:hideMark/>
          </w:tcPr>
          <w:p w14:paraId="21A5DBC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0.5904</w:t>
            </w:r>
          </w:p>
        </w:tc>
        <w:tc>
          <w:tcPr>
            <w:tcW w:w="1040" w:type="dxa"/>
            <w:tcBorders>
              <w:top w:val="nil"/>
              <w:left w:val="nil"/>
              <w:bottom w:val="nil"/>
              <w:right w:val="single" w:sz="4" w:space="0" w:color="auto"/>
            </w:tcBorders>
            <w:shd w:val="clear" w:color="auto" w:fill="auto"/>
            <w:noWrap/>
            <w:vAlign w:val="bottom"/>
            <w:hideMark/>
          </w:tcPr>
          <w:p w14:paraId="72ECB89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0.6747</w:t>
            </w:r>
          </w:p>
        </w:tc>
        <w:tc>
          <w:tcPr>
            <w:tcW w:w="960" w:type="dxa"/>
            <w:tcBorders>
              <w:top w:val="nil"/>
              <w:left w:val="nil"/>
              <w:bottom w:val="nil"/>
              <w:right w:val="single" w:sz="4" w:space="0" w:color="auto"/>
            </w:tcBorders>
            <w:shd w:val="clear" w:color="auto" w:fill="auto"/>
            <w:noWrap/>
            <w:vAlign w:val="bottom"/>
            <w:hideMark/>
          </w:tcPr>
          <w:p w14:paraId="7E72FA4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0.071</w:t>
            </w:r>
          </w:p>
        </w:tc>
        <w:tc>
          <w:tcPr>
            <w:tcW w:w="1097" w:type="dxa"/>
            <w:tcBorders>
              <w:top w:val="nil"/>
              <w:left w:val="nil"/>
              <w:bottom w:val="nil"/>
              <w:right w:val="single" w:sz="4" w:space="0" w:color="auto"/>
            </w:tcBorders>
            <w:shd w:val="clear" w:color="auto" w:fill="auto"/>
            <w:noWrap/>
            <w:vAlign w:val="bottom"/>
            <w:hideMark/>
          </w:tcPr>
          <w:p w14:paraId="1BF987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0.5100</w:t>
            </w:r>
          </w:p>
        </w:tc>
        <w:tc>
          <w:tcPr>
            <w:tcW w:w="1097" w:type="dxa"/>
            <w:tcBorders>
              <w:top w:val="nil"/>
              <w:left w:val="nil"/>
              <w:bottom w:val="nil"/>
              <w:right w:val="single" w:sz="4" w:space="0" w:color="auto"/>
            </w:tcBorders>
            <w:shd w:val="clear" w:color="auto" w:fill="auto"/>
            <w:noWrap/>
            <w:vAlign w:val="bottom"/>
            <w:hideMark/>
          </w:tcPr>
          <w:p w14:paraId="4EBE321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0.5829</w:t>
            </w:r>
          </w:p>
        </w:tc>
        <w:tc>
          <w:tcPr>
            <w:tcW w:w="906" w:type="dxa"/>
            <w:tcBorders>
              <w:top w:val="nil"/>
              <w:left w:val="nil"/>
              <w:bottom w:val="nil"/>
              <w:right w:val="single" w:sz="4" w:space="0" w:color="auto"/>
            </w:tcBorders>
            <w:shd w:val="clear" w:color="auto" w:fill="auto"/>
            <w:noWrap/>
            <w:vAlign w:val="bottom"/>
            <w:hideMark/>
          </w:tcPr>
          <w:p w14:paraId="71959E8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0.105</w:t>
            </w:r>
          </w:p>
        </w:tc>
      </w:tr>
      <w:tr w:rsidR="00B634E6" w:rsidRPr="00EA700F" w14:paraId="73D004A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1CC31C7"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MDFAnnZer</w:t>
            </w:r>
            <w:proofErr w:type="spellEnd"/>
          </w:p>
        </w:tc>
        <w:tc>
          <w:tcPr>
            <w:tcW w:w="1040" w:type="dxa"/>
            <w:tcBorders>
              <w:top w:val="nil"/>
              <w:left w:val="nil"/>
              <w:bottom w:val="nil"/>
              <w:right w:val="single" w:sz="4" w:space="0" w:color="auto"/>
            </w:tcBorders>
            <w:shd w:val="clear" w:color="auto" w:fill="auto"/>
            <w:noWrap/>
            <w:vAlign w:val="bottom"/>
            <w:hideMark/>
          </w:tcPr>
          <w:p w14:paraId="419E8C6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0.6360</w:t>
            </w:r>
          </w:p>
        </w:tc>
        <w:tc>
          <w:tcPr>
            <w:tcW w:w="1040" w:type="dxa"/>
            <w:tcBorders>
              <w:top w:val="nil"/>
              <w:left w:val="nil"/>
              <w:bottom w:val="nil"/>
              <w:right w:val="single" w:sz="4" w:space="0" w:color="auto"/>
            </w:tcBorders>
            <w:shd w:val="clear" w:color="auto" w:fill="auto"/>
            <w:noWrap/>
            <w:vAlign w:val="bottom"/>
            <w:hideMark/>
          </w:tcPr>
          <w:p w14:paraId="7A7C9DC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0.6938</w:t>
            </w:r>
          </w:p>
        </w:tc>
        <w:tc>
          <w:tcPr>
            <w:tcW w:w="960" w:type="dxa"/>
            <w:tcBorders>
              <w:top w:val="nil"/>
              <w:left w:val="nil"/>
              <w:bottom w:val="nil"/>
              <w:right w:val="single" w:sz="4" w:space="0" w:color="auto"/>
            </w:tcBorders>
            <w:shd w:val="clear" w:color="auto" w:fill="auto"/>
            <w:noWrap/>
            <w:vAlign w:val="bottom"/>
            <w:hideMark/>
          </w:tcPr>
          <w:p w14:paraId="19BE107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0.092</w:t>
            </w:r>
          </w:p>
        </w:tc>
        <w:tc>
          <w:tcPr>
            <w:tcW w:w="1097" w:type="dxa"/>
            <w:tcBorders>
              <w:top w:val="nil"/>
              <w:left w:val="nil"/>
              <w:bottom w:val="nil"/>
              <w:right w:val="single" w:sz="4" w:space="0" w:color="auto"/>
            </w:tcBorders>
            <w:shd w:val="clear" w:color="auto" w:fill="auto"/>
            <w:noWrap/>
            <w:vAlign w:val="bottom"/>
            <w:hideMark/>
          </w:tcPr>
          <w:p w14:paraId="2B8AAD8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0.5600</w:t>
            </w:r>
          </w:p>
        </w:tc>
        <w:tc>
          <w:tcPr>
            <w:tcW w:w="1097" w:type="dxa"/>
            <w:tcBorders>
              <w:top w:val="nil"/>
              <w:left w:val="nil"/>
              <w:bottom w:val="nil"/>
              <w:right w:val="single" w:sz="4" w:space="0" w:color="auto"/>
            </w:tcBorders>
            <w:shd w:val="clear" w:color="auto" w:fill="auto"/>
            <w:noWrap/>
            <w:vAlign w:val="bottom"/>
            <w:hideMark/>
          </w:tcPr>
          <w:p w14:paraId="022FD70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0.6109</w:t>
            </w:r>
          </w:p>
        </w:tc>
        <w:tc>
          <w:tcPr>
            <w:tcW w:w="906" w:type="dxa"/>
            <w:tcBorders>
              <w:top w:val="nil"/>
              <w:left w:val="nil"/>
              <w:bottom w:val="nil"/>
              <w:right w:val="single" w:sz="4" w:space="0" w:color="auto"/>
            </w:tcBorders>
            <w:shd w:val="clear" w:color="auto" w:fill="auto"/>
            <w:noWrap/>
            <w:vAlign w:val="bottom"/>
            <w:hideMark/>
          </w:tcPr>
          <w:p w14:paraId="0059103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0.130</w:t>
            </w:r>
          </w:p>
        </w:tc>
      </w:tr>
      <w:tr w:rsidR="00B634E6" w:rsidRPr="00EA700F" w14:paraId="59E6469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E4FFA2C"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MDFAnnHSNum</w:t>
            </w:r>
            <w:proofErr w:type="spellEnd"/>
          </w:p>
        </w:tc>
        <w:tc>
          <w:tcPr>
            <w:tcW w:w="1040" w:type="dxa"/>
            <w:tcBorders>
              <w:top w:val="nil"/>
              <w:left w:val="nil"/>
              <w:bottom w:val="nil"/>
              <w:right w:val="single" w:sz="4" w:space="0" w:color="auto"/>
            </w:tcBorders>
            <w:shd w:val="clear" w:color="auto" w:fill="auto"/>
            <w:noWrap/>
            <w:vAlign w:val="bottom"/>
            <w:hideMark/>
          </w:tcPr>
          <w:p w14:paraId="2D3D1C6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0.6885</w:t>
            </w:r>
          </w:p>
        </w:tc>
        <w:tc>
          <w:tcPr>
            <w:tcW w:w="1040" w:type="dxa"/>
            <w:tcBorders>
              <w:top w:val="nil"/>
              <w:left w:val="nil"/>
              <w:bottom w:val="nil"/>
              <w:right w:val="single" w:sz="4" w:space="0" w:color="auto"/>
            </w:tcBorders>
            <w:shd w:val="clear" w:color="auto" w:fill="auto"/>
            <w:noWrap/>
            <w:vAlign w:val="bottom"/>
            <w:hideMark/>
          </w:tcPr>
          <w:p w14:paraId="1C77CB5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0.7184</w:t>
            </w:r>
          </w:p>
        </w:tc>
        <w:tc>
          <w:tcPr>
            <w:tcW w:w="960" w:type="dxa"/>
            <w:tcBorders>
              <w:top w:val="nil"/>
              <w:left w:val="nil"/>
              <w:bottom w:val="nil"/>
              <w:right w:val="single" w:sz="4" w:space="0" w:color="auto"/>
            </w:tcBorders>
            <w:shd w:val="clear" w:color="auto" w:fill="auto"/>
            <w:noWrap/>
            <w:vAlign w:val="bottom"/>
            <w:hideMark/>
          </w:tcPr>
          <w:p w14:paraId="3AC1020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0.262</w:t>
            </w:r>
          </w:p>
        </w:tc>
        <w:tc>
          <w:tcPr>
            <w:tcW w:w="1097" w:type="dxa"/>
            <w:tcBorders>
              <w:top w:val="nil"/>
              <w:left w:val="nil"/>
              <w:bottom w:val="nil"/>
              <w:right w:val="single" w:sz="4" w:space="0" w:color="auto"/>
            </w:tcBorders>
            <w:shd w:val="clear" w:color="auto" w:fill="auto"/>
            <w:noWrap/>
            <w:vAlign w:val="bottom"/>
            <w:hideMark/>
          </w:tcPr>
          <w:p w14:paraId="19789C1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0.8100</w:t>
            </w:r>
          </w:p>
        </w:tc>
        <w:tc>
          <w:tcPr>
            <w:tcW w:w="1097" w:type="dxa"/>
            <w:tcBorders>
              <w:top w:val="nil"/>
              <w:left w:val="nil"/>
              <w:bottom w:val="nil"/>
              <w:right w:val="single" w:sz="4" w:space="0" w:color="auto"/>
            </w:tcBorders>
            <w:shd w:val="clear" w:color="auto" w:fill="auto"/>
            <w:noWrap/>
            <w:vAlign w:val="bottom"/>
            <w:hideMark/>
          </w:tcPr>
          <w:p w14:paraId="43080ED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0.8100</w:t>
            </w:r>
          </w:p>
        </w:tc>
        <w:tc>
          <w:tcPr>
            <w:tcW w:w="906" w:type="dxa"/>
            <w:tcBorders>
              <w:top w:val="nil"/>
              <w:left w:val="nil"/>
              <w:bottom w:val="nil"/>
              <w:right w:val="single" w:sz="4" w:space="0" w:color="auto"/>
            </w:tcBorders>
            <w:shd w:val="clear" w:color="auto" w:fill="auto"/>
            <w:noWrap/>
            <w:vAlign w:val="bottom"/>
            <w:hideMark/>
          </w:tcPr>
          <w:p w14:paraId="272F3A8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0.254</w:t>
            </w:r>
          </w:p>
        </w:tc>
      </w:tr>
      <w:tr w:rsidR="00B634E6" w:rsidRPr="00EA700F" w14:paraId="6C662320" w14:textId="77777777" w:rsidTr="00630B93">
        <w:trPr>
          <w:trHeight w:val="288"/>
        </w:trPr>
        <w:tc>
          <w:tcPr>
            <w:tcW w:w="2462" w:type="dxa"/>
            <w:tcBorders>
              <w:top w:val="nil"/>
              <w:left w:val="single" w:sz="4" w:space="0" w:color="auto"/>
              <w:bottom w:val="single" w:sz="4" w:space="0" w:color="auto"/>
              <w:right w:val="single" w:sz="4" w:space="0" w:color="auto"/>
            </w:tcBorders>
            <w:shd w:val="clear" w:color="auto" w:fill="auto"/>
            <w:noWrap/>
            <w:vAlign w:val="bottom"/>
            <w:hideMark/>
          </w:tcPr>
          <w:p w14:paraId="722F8D29"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lastRenderedPageBreak/>
              <w:t>CVAnnLSMeanDur</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25474A7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0.8483</w:t>
            </w:r>
          </w:p>
        </w:tc>
        <w:tc>
          <w:tcPr>
            <w:tcW w:w="1040" w:type="dxa"/>
            <w:tcBorders>
              <w:top w:val="nil"/>
              <w:left w:val="nil"/>
              <w:bottom w:val="single" w:sz="4" w:space="0" w:color="auto"/>
              <w:right w:val="single" w:sz="4" w:space="0" w:color="auto"/>
            </w:tcBorders>
            <w:shd w:val="clear" w:color="auto" w:fill="auto"/>
            <w:noWrap/>
            <w:vAlign w:val="bottom"/>
            <w:hideMark/>
          </w:tcPr>
          <w:p w14:paraId="3B0098B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0.8483</w:t>
            </w:r>
          </w:p>
        </w:tc>
        <w:tc>
          <w:tcPr>
            <w:tcW w:w="960" w:type="dxa"/>
            <w:tcBorders>
              <w:top w:val="nil"/>
              <w:left w:val="nil"/>
              <w:bottom w:val="single" w:sz="4" w:space="0" w:color="auto"/>
              <w:right w:val="single" w:sz="4" w:space="0" w:color="auto"/>
            </w:tcBorders>
            <w:shd w:val="clear" w:color="auto" w:fill="auto"/>
            <w:noWrap/>
            <w:vAlign w:val="bottom"/>
            <w:hideMark/>
          </w:tcPr>
          <w:p w14:paraId="20EF640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0.029</w:t>
            </w:r>
          </w:p>
        </w:tc>
        <w:tc>
          <w:tcPr>
            <w:tcW w:w="1097" w:type="dxa"/>
            <w:tcBorders>
              <w:top w:val="nil"/>
              <w:left w:val="nil"/>
              <w:bottom w:val="single" w:sz="4" w:space="0" w:color="auto"/>
              <w:right w:val="single" w:sz="4" w:space="0" w:color="auto"/>
            </w:tcBorders>
            <w:shd w:val="clear" w:color="auto" w:fill="auto"/>
            <w:noWrap/>
            <w:vAlign w:val="bottom"/>
            <w:hideMark/>
          </w:tcPr>
          <w:p w14:paraId="1ADCEED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0.6700</w:t>
            </w:r>
          </w:p>
        </w:tc>
        <w:tc>
          <w:tcPr>
            <w:tcW w:w="1097" w:type="dxa"/>
            <w:tcBorders>
              <w:top w:val="nil"/>
              <w:left w:val="nil"/>
              <w:bottom w:val="single" w:sz="4" w:space="0" w:color="auto"/>
              <w:right w:val="single" w:sz="4" w:space="0" w:color="auto"/>
            </w:tcBorders>
            <w:shd w:val="clear" w:color="auto" w:fill="auto"/>
            <w:noWrap/>
            <w:vAlign w:val="bottom"/>
            <w:hideMark/>
          </w:tcPr>
          <w:p w14:paraId="28C415A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0.6991</w:t>
            </w:r>
          </w:p>
        </w:tc>
        <w:tc>
          <w:tcPr>
            <w:tcW w:w="906" w:type="dxa"/>
            <w:tcBorders>
              <w:top w:val="nil"/>
              <w:left w:val="nil"/>
              <w:bottom w:val="single" w:sz="4" w:space="0" w:color="auto"/>
              <w:right w:val="single" w:sz="4" w:space="0" w:color="auto"/>
            </w:tcBorders>
            <w:shd w:val="clear" w:color="auto" w:fill="auto"/>
            <w:noWrap/>
            <w:vAlign w:val="bottom"/>
            <w:hideMark/>
          </w:tcPr>
          <w:p w14:paraId="057ECC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0.028</w:t>
            </w:r>
          </w:p>
        </w:tc>
      </w:tr>
    </w:tbl>
    <w:p w14:paraId="255E62C3" w14:textId="1708974A" w:rsidR="00B634E6" w:rsidRPr="00EA700F" w:rsidRDefault="00B634E6" w:rsidP="00A22B81">
      <w:pPr>
        <w:pStyle w:val="Caption"/>
        <w:spacing w:line="360" w:lineRule="auto"/>
        <w:jc w:val="both"/>
        <w:rPr>
          <w:sz w:val="22"/>
          <w:szCs w:val="22"/>
        </w:rPr>
      </w:pPr>
      <w:r w:rsidRPr="00EA700F">
        <w:rPr>
          <w:sz w:val="22"/>
          <w:szCs w:val="22"/>
        </w:rPr>
        <w:t xml:space="preserve">Table </w:t>
      </w:r>
      <w:r w:rsidR="00335320" w:rsidRPr="00EA700F">
        <w:rPr>
          <w:sz w:val="22"/>
          <w:szCs w:val="22"/>
        </w:rPr>
        <w:t>2</w:t>
      </w:r>
      <w:r w:rsidRPr="00EA700F">
        <w:rPr>
          <w:sz w:val="22"/>
          <w:szCs w:val="22"/>
        </w:rPr>
        <w:t xml:space="preserve">. </w:t>
      </w:r>
      <w:commentRangeStart w:id="429"/>
      <w:r w:rsidRPr="00EA700F">
        <w:rPr>
          <w:sz w:val="22"/>
          <w:szCs w:val="22"/>
        </w:rPr>
        <w:t>Statistics</w:t>
      </w:r>
      <w:commentRangeEnd w:id="429"/>
      <w:r w:rsidR="00D310D7">
        <w:rPr>
          <w:rStyle w:val="CommentReference"/>
          <w:i w:val="0"/>
          <w:iCs w:val="0"/>
          <w:color w:val="auto"/>
        </w:rPr>
        <w:commentReference w:id="429"/>
      </w:r>
      <w:r w:rsidRPr="00EA700F">
        <w:rPr>
          <w:sz w:val="22"/>
          <w:szCs w:val="22"/>
        </w:rPr>
        <w:t xml:space="preserve"> for regression models comparing hydrological metrics with site mean wood density. Statistics for models where Snowy Creek was removed as an outlier are also given. The initial best fit for AS20YrARInorm was an exponential model, but after removal of Snowy Creek, values are given for a quadratic model which gave a better fit. The model for MA.7daysMinMeannorm was made non-significant after p-value adjustment, but returned to significance following outlier removal. </w:t>
      </w:r>
      <w:proofErr w:type="spellStart"/>
      <w:r w:rsidRPr="00EA700F">
        <w:rPr>
          <w:sz w:val="22"/>
          <w:szCs w:val="22"/>
        </w:rPr>
        <w:t>CVAnnHSPeak</w:t>
      </w:r>
      <w:proofErr w:type="spellEnd"/>
      <w:r w:rsidRPr="00EA700F">
        <w:rPr>
          <w:sz w:val="22"/>
          <w:szCs w:val="22"/>
        </w:rPr>
        <w:t xml:space="preserve"> was non-significant initially but a significant relationship became apparent following outlier removal. </w:t>
      </w:r>
    </w:p>
    <w:p w14:paraId="56159FFE" w14:textId="7C20B685" w:rsidR="00B634E6" w:rsidRPr="00EA700F" w:rsidRDefault="00DE7C76" w:rsidP="00A22B81">
      <w:pPr>
        <w:spacing w:line="360" w:lineRule="auto"/>
        <w:jc w:val="both"/>
      </w:pPr>
      <w:commentRangeStart w:id="430"/>
      <w:r>
        <w:t>To</w:t>
      </w:r>
      <w:commentRangeEnd w:id="430"/>
      <w:r w:rsidR="00D310D7">
        <w:rPr>
          <w:rStyle w:val="CommentReference"/>
        </w:rPr>
        <w:commentReference w:id="430"/>
      </w:r>
      <w:r>
        <w:t xml:space="preserve"> summarise</w:t>
      </w:r>
      <w:r w:rsidR="00B634E6" w:rsidRPr="00EA700F">
        <w:t xml:space="preserve">, we found evidence that mean riparian wood density is positively related to flood magnitude and extremes in flow rise and fall rates, as well as to </w:t>
      </w:r>
      <w:r w:rsidR="001133BD">
        <w:t>unpredictability</w:t>
      </w:r>
      <w:r w:rsidR="00B634E6" w:rsidRPr="00EA700F">
        <w:t xml:space="preserve"> in flow conditions over daily, seasonal and annual timescales. </w:t>
      </w:r>
      <w:r w:rsidR="001133BD">
        <w:t xml:space="preserve">Strong relationships with measures of </w:t>
      </w:r>
      <w:proofErr w:type="spellStart"/>
      <w:r w:rsidR="001133BD">
        <w:t>interannual</w:t>
      </w:r>
      <w:proofErr w:type="spellEnd"/>
      <w:r w:rsidR="001133BD">
        <w:t xml:space="preserve"> variability point to years in which the environment was extreme as powerful selectors for high wood density. </w:t>
      </w:r>
      <w:r w:rsidR="00B634E6" w:rsidRPr="00EA700F">
        <w:t xml:space="preserve">Patterns of class-wise clustering were generally maintained across continua of specific hydrological gradients. Relationships were described best by quadratic or exponential models, indicating a saturation point above which variation in hydrology ceases to be associated with changes in mean wood density. </w:t>
      </w:r>
      <w:ins w:id="431" w:author="James Lawson" w:date="2014-04-22T11:16:00Z">
        <w:r w:rsidR="00360B12">
          <w:t xml:space="preserve">While not presented </w:t>
        </w:r>
      </w:ins>
      <w:ins w:id="432" w:author="James Lawson" w:date="2014-04-22T11:19:00Z">
        <w:r w:rsidR="00360B12">
          <w:t>in the main text</w:t>
        </w:r>
      </w:ins>
      <w:ins w:id="433" w:author="James Lawson" w:date="2014-04-22T11:16:00Z">
        <w:r w:rsidR="00360B12">
          <w:t xml:space="preserve"> due to </w:t>
        </w:r>
      </w:ins>
      <w:ins w:id="434" w:author="James Lawson" w:date="2014-04-22T11:18:00Z">
        <w:r w:rsidR="00360B12">
          <w:t>data limitations</w:t>
        </w:r>
      </w:ins>
      <w:ins w:id="435" w:author="James Lawson" w:date="2014-04-22T11:16:00Z">
        <w:r w:rsidR="00360B12">
          <w:t xml:space="preserve">, </w:t>
        </w:r>
      </w:ins>
      <w:ins w:id="436" w:author="James Lawson" w:date="2014-04-22T11:17:00Z">
        <w:r w:rsidR="00360B12">
          <w:t xml:space="preserve">we also </w:t>
        </w:r>
      </w:ins>
      <w:ins w:id="437" w:author="James Lawson" w:date="2014-04-22T11:18:00Z">
        <w:r w:rsidR="00360B12">
          <w:t xml:space="preserve">found that for </w:t>
        </w:r>
      </w:ins>
      <w:ins w:id="438" w:author="James Lawson" w:date="2014-04-22T11:22:00Z">
        <w:r w:rsidR="009D7666">
          <w:t>some species</w:t>
        </w:r>
      </w:ins>
      <w:ins w:id="439" w:author="James Lawson" w:date="2014-04-22T11:18:00Z">
        <w:r w:rsidR="00360B12">
          <w:t>,</w:t>
        </w:r>
      </w:ins>
      <w:ins w:id="440" w:author="James Lawson" w:date="2014-04-22T11:21:00Z">
        <w:r w:rsidR="009D7666">
          <w:t xml:space="preserve"> </w:t>
        </w:r>
      </w:ins>
      <w:ins w:id="441" w:author="James Lawson" w:date="2014-04-22T11:18:00Z">
        <w:r w:rsidR="00360B12">
          <w:t xml:space="preserve">intraspecific variation in wood density </w:t>
        </w:r>
      </w:ins>
      <w:ins w:id="442" w:author="James Lawson" w:date="2014-04-22T11:21:00Z">
        <w:r w:rsidR="009D7666">
          <w:t>responded strongly to hydrology</w:t>
        </w:r>
      </w:ins>
      <w:ins w:id="443" w:author="James Lawson" w:date="2014-04-22T11:19:00Z">
        <w:r w:rsidR="00360B12">
          <w:t>.</w:t>
        </w:r>
      </w:ins>
      <w:ins w:id="444" w:author="James Lawson" w:date="2014-04-22T11:16:00Z">
        <w:r w:rsidR="00360B12">
          <w:t xml:space="preserve"> </w:t>
        </w:r>
      </w:ins>
      <w:ins w:id="445" w:author="James Lawson" w:date="2014-04-22T11:20:00Z">
        <w:r w:rsidR="00360B12">
          <w:t xml:space="preserve">The reader may refer to the supplementary information for specifics. </w:t>
        </w:r>
      </w:ins>
      <w:r w:rsidR="00B634E6" w:rsidRPr="00EA700F">
        <w:t>Removing Snowy Creek as an outlier value substantially tighten</w:t>
      </w:r>
      <w:del w:id="446" w:author="Michelle Leishman" w:date="2014-04-08T16:35:00Z">
        <w:r w:rsidR="00B634E6" w:rsidRPr="00EA700F" w:rsidDel="00D310D7">
          <w:delText>s</w:delText>
        </w:r>
      </w:del>
      <w:proofErr w:type="gramStart"/>
      <w:ins w:id="447" w:author="Michelle Leishman" w:date="2014-04-08T16:35:00Z">
        <w:r w:rsidR="00D310D7">
          <w:t>ed</w:t>
        </w:r>
      </w:ins>
      <w:proofErr w:type="gramEnd"/>
      <w:r w:rsidR="00B634E6" w:rsidRPr="00EA700F">
        <w:t xml:space="preserve"> up relationships between wood density and hydrological metrics (see Table 2</w:t>
      </w:r>
      <w:del w:id="448" w:author="Michelle Leishman" w:date="2014-04-08T16:35:00Z">
        <w:r w:rsidR="00B634E6" w:rsidRPr="00EA700F" w:rsidDel="00D310D7">
          <w:delText>.</w:delText>
        </w:r>
      </w:del>
      <w:r w:rsidR="00B634E6" w:rsidRPr="00EA700F">
        <w:t xml:space="preserve">). This site was located within Victoria State Forestry and appeared to have been </w:t>
      </w:r>
      <w:r w:rsidR="009546E2">
        <w:t>cleared by logging within the last 20-30 years</w:t>
      </w:r>
      <w:r w:rsidR="00B634E6" w:rsidRPr="00EA700F">
        <w:t xml:space="preserve">. Compared with upstream reaches within National Parks land, </w:t>
      </w:r>
      <w:proofErr w:type="spellStart"/>
      <w:r w:rsidR="00B634E6" w:rsidRPr="00EA700F">
        <w:t>seral</w:t>
      </w:r>
      <w:proofErr w:type="spellEnd"/>
      <w:r w:rsidR="00B634E6" w:rsidRPr="00EA700F">
        <w:t xml:space="preserve"> scrubs of dense stemmed </w:t>
      </w:r>
      <w:r w:rsidR="00B634E6" w:rsidRPr="00EA700F">
        <w:rPr>
          <w:i/>
        </w:rPr>
        <w:t>Leptospermum spp.</w:t>
      </w:r>
      <w:r w:rsidR="00B634E6" w:rsidRPr="00EA700F">
        <w:t xml:space="preserve"> were considerably more abundant, which ma</w:t>
      </w:r>
      <w:r w:rsidR="00C83CE4">
        <w:t>y account for this discrepancy.</w:t>
      </w:r>
    </w:p>
    <w:p w14:paraId="16A7BCDA" w14:textId="06A3463F" w:rsidR="00B634E6" w:rsidRPr="00EA700F" w:rsidRDefault="00B634E6" w:rsidP="00A22B81">
      <w:pPr>
        <w:spacing w:line="360" w:lineRule="auto"/>
        <w:jc w:val="both"/>
        <w:rPr>
          <w:i/>
        </w:rPr>
      </w:pPr>
      <w:r w:rsidRPr="00EA700F">
        <w:rPr>
          <w:i/>
        </w:rPr>
        <w:t>What are the principal comp</w:t>
      </w:r>
      <w:r w:rsidR="00C83CE4">
        <w:rPr>
          <w:i/>
        </w:rPr>
        <w:t xml:space="preserve">onents of variation in hydrological conditions </w:t>
      </w:r>
      <w:r w:rsidRPr="00EA700F">
        <w:rPr>
          <w:i/>
        </w:rPr>
        <w:t>that predict wood density?</w:t>
      </w:r>
    </w:p>
    <w:p w14:paraId="3C04A80D" w14:textId="2BD768B0" w:rsidR="00B634E6" w:rsidRPr="00EA700F" w:rsidRDefault="00B634E6" w:rsidP="00A22B81">
      <w:pPr>
        <w:spacing w:line="360" w:lineRule="auto"/>
        <w:jc w:val="both"/>
      </w:pPr>
      <w:r w:rsidRPr="00EA700F">
        <w:t>Hydrological metrics that significantly explain</w:t>
      </w:r>
      <w:r w:rsidR="00CC24F8" w:rsidRPr="00EA700F">
        <w:t>ed</w:t>
      </w:r>
      <w:r w:rsidRPr="00EA700F">
        <w:t xml:space="preserve"> site mean wood density were highly </w:t>
      </w:r>
      <w:proofErr w:type="spellStart"/>
      <w:r w:rsidRPr="00EA700F">
        <w:t>autocorrelated</w:t>
      </w:r>
      <w:proofErr w:type="spellEnd"/>
      <w:r w:rsidRPr="00EA700F">
        <w:t xml:space="preserve"> in our dataset. Principal Components Analysis (PCA) identified one dominant axis within these metrics, representing </w:t>
      </w:r>
      <w:del w:id="449" w:author="Michelle Leishman" w:date="2014-04-08T16:36:00Z">
        <w:r w:rsidRPr="00EA700F" w:rsidDel="007C7EC3">
          <w:delText>83.78</w:delText>
        </w:r>
      </w:del>
      <w:ins w:id="450" w:author="Michelle Leishman" w:date="2014-04-08T16:36:00Z">
        <w:r w:rsidR="007C7EC3">
          <w:t>84</w:t>
        </w:r>
      </w:ins>
      <w:r w:rsidRPr="00EA700F">
        <w:t>% of variation. The remaining variation was split between several minor axes.</w:t>
      </w:r>
    </w:p>
    <w:tbl>
      <w:tblPr>
        <w:tblW w:w="9193" w:type="dxa"/>
        <w:tblInd w:w="-5" w:type="dxa"/>
        <w:tblLook w:val="04A0" w:firstRow="1" w:lastRow="0" w:firstColumn="1" w:lastColumn="0" w:noHBand="0" w:noVBand="1"/>
      </w:tblPr>
      <w:tblGrid>
        <w:gridCol w:w="1654"/>
        <w:gridCol w:w="774"/>
        <w:gridCol w:w="875"/>
        <w:gridCol w:w="875"/>
        <w:gridCol w:w="875"/>
        <w:gridCol w:w="774"/>
        <w:gridCol w:w="875"/>
        <w:gridCol w:w="875"/>
        <w:gridCol w:w="875"/>
        <w:gridCol w:w="774"/>
      </w:tblGrid>
      <w:tr w:rsidR="00630B93" w:rsidRPr="009546E2" w14:paraId="0A81D936" w14:textId="77777777" w:rsidTr="00630B93">
        <w:trPr>
          <w:trHeight w:val="218"/>
        </w:trPr>
        <w:tc>
          <w:tcPr>
            <w:tcW w:w="1654" w:type="dxa"/>
            <w:tcBorders>
              <w:top w:val="single" w:sz="4" w:space="0" w:color="auto"/>
              <w:left w:val="single" w:sz="4" w:space="0" w:color="auto"/>
              <w:bottom w:val="single" w:sz="4" w:space="0" w:color="auto"/>
              <w:right w:val="nil"/>
            </w:tcBorders>
            <w:shd w:val="clear" w:color="auto" w:fill="auto"/>
            <w:noWrap/>
            <w:vAlign w:val="bottom"/>
            <w:hideMark/>
          </w:tcPr>
          <w:p w14:paraId="1BD7832A" w14:textId="77777777" w:rsidR="00630B93" w:rsidRPr="009546E2" w:rsidRDefault="00630B93"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769" w:type="dxa"/>
            <w:tcBorders>
              <w:top w:val="single" w:sz="4" w:space="0" w:color="auto"/>
              <w:left w:val="nil"/>
              <w:bottom w:val="single" w:sz="4" w:space="0" w:color="auto"/>
              <w:right w:val="nil"/>
            </w:tcBorders>
            <w:shd w:val="clear" w:color="auto" w:fill="auto"/>
            <w:noWrap/>
            <w:vAlign w:val="bottom"/>
            <w:hideMark/>
          </w:tcPr>
          <w:p w14:paraId="35CF9AAE"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PC1</w:t>
            </w:r>
          </w:p>
        </w:tc>
        <w:tc>
          <w:tcPr>
            <w:tcW w:w="872" w:type="dxa"/>
            <w:tcBorders>
              <w:top w:val="single" w:sz="4" w:space="0" w:color="auto"/>
              <w:left w:val="nil"/>
              <w:bottom w:val="single" w:sz="4" w:space="0" w:color="auto"/>
              <w:right w:val="nil"/>
            </w:tcBorders>
            <w:shd w:val="clear" w:color="auto" w:fill="auto"/>
            <w:noWrap/>
            <w:vAlign w:val="bottom"/>
            <w:hideMark/>
          </w:tcPr>
          <w:p w14:paraId="786DD66E"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PC2</w:t>
            </w:r>
          </w:p>
        </w:tc>
        <w:tc>
          <w:tcPr>
            <w:tcW w:w="872" w:type="dxa"/>
            <w:tcBorders>
              <w:top w:val="single" w:sz="4" w:space="0" w:color="auto"/>
              <w:left w:val="nil"/>
              <w:bottom w:val="single" w:sz="4" w:space="0" w:color="auto"/>
              <w:right w:val="nil"/>
            </w:tcBorders>
            <w:shd w:val="clear" w:color="auto" w:fill="auto"/>
            <w:noWrap/>
            <w:vAlign w:val="bottom"/>
            <w:hideMark/>
          </w:tcPr>
          <w:p w14:paraId="28C83645"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PC3</w:t>
            </w:r>
          </w:p>
        </w:tc>
        <w:tc>
          <w:tcPr>
            <w:tcW w:w="872" w:type="dxa"/>
            <w:tcBorders>
              <w:top w:val="single" w:sz="4" w:space="0" w:color="auto"/>
              <w:left w:val="nil"/>
              <w:bottom w:val="single" w:sz="4" w:space="0" w:color="auto"/>
              <w:right w:val="nil"/>
            </w:tcBorders>
            <w:shd w:val="clear" w:color="auto" w:fill="auto"/>
            <w:noWrap/>
            <w:vAlign w:val="bottom"/>
            <w:hideMark/>
          </w:tcPr>
          <w:p w14:paraId="23D6B5BB"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PC4</w:t>
            </w:r>
          </w:p>
        </w:tc>
        <w:tc>
          <w:tcPr>
            <w:tcW w:w="769" w:type="dxa"/>
            <w:tcBorders>
              <w:top w:val="single" w:sz="4" w:space="0" w:color="auto"/>
              <w:left w:val="nil"/>
              <w:bottom w:val="single" w:sz="4" w:space="0" w:color="auto"/>
              <w:right w:val="nil"/>
            </w:tcBorders>
            <w:shd w:val="clear" w:color="auto" w:fill="auto"/>
            <w:noWrap/>
            <w:vAlign w:val="bottom"/>
            <w:hideMark/>
          </w:tcPr>
          <w:p w14:paraId="7F069767"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PC5</w:t>
            </w:r>
          </w:p>
        </w:tc>
        <w:tc>
          <w:tcPr>
            <w:tcW w:w="872" w:type="dxa"/>
            <w:tcBorders>
              <w:top w:val="single" w:sz="4" w:space="0" w:color="auto"/>
              <w:left w:val="nil"/>
              <w:bottom w:val="single" w:sz="4" w:space="0" w:color="auto"/>
              <w:right w:val="nil"/>
            </w:tcBorders>
            <w:shd w:val="clear" w:color="auto" w:fill="auto"/>
            <w:noWrap/>
            <w:vAlign w:val="bottom"/>
            <w:hideMark/>
          </w:tcPr>
          <w:p w14:paraId="3AEB4DC5"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PC6</w:t>
            </w:r>
          </w:p>
        </w:tc>
        <w:tc>
          <w:tcPr>
            <w:tcW w:w="872" w:type="dxa"/>
            <w:tcBorders>
              <w:top w:val="single" w:sz="4" w:space="0" w:color="auto"/>
              <w:left w:val="nil"/>
              <w:bottom w:val="single" w:sz="4" w:space="0" w:color="auto"/>
              <w:right w:val="nil"/>
            </w:tcBorders>
            <w:shd w:val="clear" w:color="auto" w:fill="auto"/>
            <w:noWrap/>
            <w:vAlign w:val="bottom"/>
            <w:hideMark/>
          </w:tcPr>
          <w:p w14:paraId="70134213"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PC7</w:t>
            </w:r>
          </w:p>
        </w:tc>
        <w:tc>
          <w:tcPr>
            <w:tcW w:w="872" w:type="dxa"/>
            <w:tcBorders>
              <w:top w:val="single" w:sz="4" w:space="0" w:color="auto"/>
              <w:left w:val="nil"/>
              <w:bottom w:val="single" w:sz="4" w:space="0" w:color="auto"/>
              <w:right w:val="nil"/>
            </w:tcBorders>
            <w:shd w:val="clear" w:color="auto" w:fill="auto"/>
            <w:noWrap/>
            <w:vAlign w:val="bottom"/>
            <w:hideMark/>
          </w:tcPr>
          <w:p w14:paraId="2DDAC5FE"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PC8</w:t>
            </w:r>
          </w:p>
        </w:tc>
        <w:tc>
          <w:tcPr>
            <w:tcW w:w="769" w:type="dxa"/>
            <w:tcBorders>
              <w:top w:val="single" w:sz="4" w:space="0" w:color="auto"/>
              <w:left w:val="nil"/>
              <w:bottom w:val="single" w:sz="4" w:space="0" w:color="auto"/>
              <w:right w:val="single" w:sz="4" w:space="0" w:color="auto"/>
            </w:tcBorders>
            <w:shd w:val="clear" w:color="auto" w:fill="auto"/>
            <w:noWrap/>
            <w:vAlign w:val="bottom"/>
            <w:hideMark/>
          </w:tcPr>
          <w:p w14:paraId="3CEA7B1D"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PC9</w:t>
            </w:r>
          </w:p>
        </w:tc>
      </w:tr>
      <w:tr w:rsidR="00630B93" w:rsidRPr="009546E2" w14:paraId="3CB3E98D" w14:textId="77777777" w:rsidTr="00630B93">
        <w:trPr>
          <w:trHeight w:val="218"/>
        </w:trPr>
        <w:tc>
          <w:tcPr>
            <w:tcW w:w="16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769FA5" w14:textId="77777777" w:rsidR="00630B93" w:rsidRPr="009546E2" w:rsidRDefault="00630B93"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Standard deviation</w:t>
            </w:r>
          </w:p>
        </w:tc>
        <w:tc>
          <w:tcPr>
            <w:tcW w:w="769" w:type="dxa"/>
            <w:tcBorders>
              <w:top w:val="nil"/>
              <w:left w:val="nil"/>
              <w:bottom w:val="nil"/>
              <w:right w:val="nil"/>
            </w:tcBorders>
            <w:shd w:val="clear" w:color="auto" w:fill="auto"/>
            <w:noWrap/>
            <w:vAlign w:val="bottom"/>
            <w:hideMark/>
          </w:tcPr>
          <w:p w14:paraId="0BD74B2C"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2.8961</w:t>
            </w:r>
          </w:p>
        </w:tc>
        <w:tc>
          <w:tcPr>
            <w:tcW w:w="872" w:type="dxa"/>
            <w:tcBorders>
              <w:top w:val="nil"/>
              <w:left w:val="nil"/>
              <w:bottom w:val="nil"/>
              <w:right w:val="nil"/>
            </w:tcBorders>
            <w:shd w:val="clear" w:color="auto" w:fill="auto"/>
            <w:noWrap/>
            <w:vAlign w:val="bottom"/>
            <w:hideMark/>
          </w:tcPr>
          <w:p w14:paraId="5D6B7C5F"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0.85829</w:t>
            </w:r>
          </w:p>
        </w:tc>
        <w:tc>
          <w:tcPr>
            <w:tcW w:w="872" w:type="dxa"/>
            <w:tcBorders>
              <w:top w:val="nil"/>
              <w:left w:val="nil"/>
              <w:bottom w:val="nil"/>
              <w:right w:val="nil"/>
            </w:tcBorders>
            <w:shd w:val="clear" w:color="auto" w:fill="auto"/>
            <w:noWrap/>
            <w:vAlign w:val="bottom"/>
            <w:hideMark/>
          </w:tcPr>
          <w:p w14:paraId="7F8F3AD9"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0.55727</w:t>
            </w:r>
          </w:p>
        </w:tc>
        <w:tc>
          <w:tcPr>
            <w:tcW w:w="872" w:type="dxa"/>
            <w:tcBorders>
              <w:top w:val="nil"/>
              <w:left w:val="nil"/>
              <w:bottom w:val="nil"/>
              <w:right w:val="nil"/>
            </w:tcBorders>
            <w:shd w:val="clear" w:color="auto" w:fill="auto"/>
            <w:noWrap/>
            <w:vAlign w:val="bottom"/>
            <w:hideMark/>
          </w:tcPr>
          <w:p w14:paraId="34D19E14"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0.52554</w:t>
            </w:r>
          </w:p>
        </w:tc>
        <w:tc>
          <w:tcPr>
            <w:tcW w:w="769" w:type="dxa"/>
            <w:tcBorders>
              <w:top w:val="nil"/>
              <w:left w:val="nil"/>
              <w:bottom w:val="nil"/>
              <w:right w:val="nil"/>
            </w:tcBorders>
            <w:shd w:val="clear" w:color="auto" w:fill="auto"/>
            <w:noWrap/>
            <w:vAlign w:val="bottom"/>
            <w:hideMark/>
          </w:tcPr>
          <w:p w14:paraId="68AA39DC"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0.3549</w:t>
            </w:r>
          </w:p>
        </w:tc>
        <w:tc>
          <w:tcPr>
            <w:tcW w:w="872" w:type="dxa"/>
            <w:tcBorders>
              <w:top w:val="nil"/>
              <w:left w:val="nil"/>
              <w:bottom w:val="nil"/>
              <w:right w:val="nil"/>
            </w:tcBorders>
            <w:shd w:val="clear" w:color="auto" w:fill="auto"/>
            <w:noWrap/>
            <w:vAlign w:val="bottom"/>
            <w:hideMark/>
          </w:tcPr>
          <w:p w14:paraId="657A8988"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0.25338</w:t>
            </w:r>
          </w:p>
        </w:tc>
        <w:tc>
          <w:tcPr>
            <w:tcW w:w="872" w:type="dxa"/>
            <w:tcBorders>
              <w:top w:val="nil"/>
              <w:left w:val="nil"/>
              <w:bottom w:val="nil"/>
              <w:right w:val="nil"/>
            </w:tcBorders>
            <w:shd w:val="clear" w:color="auto" w:fill="auto"/>
            <w:noWrap/>
            <w:vAlign w:val="bottom"/>
            <w:hideMark/>
          </w:tcPr>
          <w:p w14:paraId="28FB13BA"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0.21775</w:t>
            </w:r>
          </w:p>
        </w:tc>
        <w:tc>
          <w:tcPr>
            <w:tcW w:w="872" w:type="dxa"/>
            <w:tcBorders>
              <w:top w:val="nil"/>
              <w:left w:val="nil"/>
              <w:bottom w:val="nil"/>
              <w:right w:val="nil"/>
            </w:tcBorders>
            <w:shd w:val="clear" w:color="auto" w:fill="auto"/>
            <w:noWrap/>
            <w:vAlign w:val="bottom"/>
            <w:hideMark/>
          </w:tcPr>
          <w:p w14:paraId="4330A0EF"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0.1683</w:t>
            </w:r>
          </w:p>
        </w:tc>
        <w:tc>
          <w:tcPr>
            <w:tcW w:w="769" w:type="dxa"/>
            <w:tcBorders>
              <w:top w:val="nil"/>
              <w:left w:val="nil"/>
              <w:bottom w:val="nil"/>
              <w:right w:val="single" w:sz="4" w:space="0" w:color="auto"/>
            </w:tcBorders>
            <w:shd w:val="clear" w:color="auto" w:fill="auto"/>
            <w:noWrap/>
            <w:vAlign w:val="bottom"/>
            <w:hideMark/>
          </w:tcPr>
          <w:p w14:paraId="3B9ACCE9"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0.1342</w:t>
            </w:r>
          </w:p>
        </w:tc>
      </w:tr>
      <w:tr w:rsidR="00630B93" w:rsidRPr="009546E2" w14:paraId="2DDECB0E" w14:textId="77777777" w:rsidTr="00630B93">
        <w:trPr>
          <w:trHeight w:val="218"/>
        </w:trPr>
        <w:tc>
          <w:tcPr>
            <w:tcW w:w="16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139712" w14:textId="77777777" w:rsidR="00630B93" w:rsidRPr="009546E2" w:rsidRDefault="00630B93"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Proportion of variance</w:t>
            </w:r>
          </w:p>
        </w:tc>
        <w:tc>
          <w:tcPr>
            <w:tcW w:w="769" w:type="dxa"/>
            <w:tcBorders>
              <w:top w:val="nil"/>
              <w:left w:val="nil"/>
              <w:bottom w:val="nil"/>
              <w:right w:val="nil"/>
            </w:tcBorders>
            <w:shd w:val="clear" w:color="auto" w:fill="auto"/>
            <w:noWrap/>
            <w:vAlign w:val="bottom"/>
            <w:hideMark/>
          </w:tcPr>
          <w:p w14:paraId="53976701"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0.8387</w:t>
            </w:r>
          </w:p>
        </w:tc>
        <w:tc>
          <w:tcPr>
            <w:tcW w:w="872" w:type="dxa"/>
            <w:tcBorders>
              <w:top w:val="nil"/>
              <w:left w:val="nil"/>
              <w:bottom w:val="nil"/>
              <w:right w:val="nil"/>
            </w:tcBorders>
            <w:shd w:val="clear" w:color="auto" w:fill="auto"/>
            <w:noWrap/>
            <w:vAlign w:val="bottom"/>
            <w:hideMark/>
          </w:tcPr>
          <w:p w14:paraId="7257668E"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0.07367</w:t>
            </w:r>
          </w:p>
        </w:tc>
        <w:tc>
          <w:tcPr>
            <w:tcW w:w="872" w:type="dxa"/>
            <w:tcBorders>
              <w:top w:val="nil"/>
              <w:left w:val="nil"/>
              <w:bottom w:val="nil"/>
              <w:right w:val="nil"/>
            </w:tcBorders>
            <w:shd w:val="clear" w:color="auto" w:fill="auto"/>
            <w:noWrap/>
            <w:vAlign w:val="bottom"/>
            <w:hideMark/>
          </w:tcPr>
          <w:p w14:paraId="1E064395"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0.03106</w:t>
            </w:r>
          </w:p>
        </w:tc>
        <w:tc>
          <w:tcPr>
            <w:tcW w:w="872" w:type="dxa"/>
            <w:tcBorders>
              <w:top w:val="nil"/>
              <w:left w:val="nil"/>
              <w:bottom w:val="nil"/>
              <w:right w:val="nil"/>
            </w:tcBorders>
            <w:shd w:val="clear" w:color="auto" w:fill="auto"/>
            <w:noWrap/>
            <w:vAlign w:val="bottom"/>
            <w:hideMark/>
          </w:tcPr>
          <w:p w14:paraId="715B777A"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0.2762</w:t>
            </w:r>
          </w:p>
        </w:tc>
        <w:tc>
          <w:tcPr>
            <w:tcW w:w="769" w:type="dxa"/>
            <w:tcBorders>
              <w:top w:val="nil"/>
              <w:left w:val="nil"/>
              <w:bottom w:val="nil"/>
              <w:right w:val="nil"/>
            </w:tcBorders>
            <w:shd w:val="clear" w:color="auto" w:fill="auto"/>
            <w:noWrap/>
            <w:vAlign w:val="bottom"/>
            <w:hideMark/>
          </w:tcPr>
          <w:p w14:paraId="5D03870B"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0.0126</w:t>
            </w:r>
          </w:p>
        </w:tc>
        <w:tc>
          <w:tcPr>
            <w:tcW w:w="872" w:type="dxa"/>
            <w:tcBorders>
              <w:top w:val="nil"/>
              <w:left w:val="nil"/>
              <w:bottom w:val="nil"/>
              <w:right w:val="nil"/>
            </w:tcBorders>
            <w:shd w:val="clear" w:color="auto" w:fill="auto"/>
            <w:noWrap/>
            <w:vAlign w:val="bottom"/>
            <w:hideMark/>
          </w:tcPr>
          <w:p w14:paraId="6B60976C"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0.00642</w:t>
            </w:r>
          </w:p>
        </w:tc>
        <w:tc>
          <w:tcPr>
            <w:tcW w:w="872" w:type="dxa"/>
            <w:tcBorders>
              <w:top w:val="nil"/>
              <w:left w:val="nil"/>
              <w:bottom w:val="nil"/>
              <w:right w:val="nil"/>
            </w:tcBorders>
            <w:shd w:val="clear" w:color="auto" w:fill="auto"/>
            <w:noWrap/>
            <w:vAlign w:val="bottom"/>
            <w:hideMark/>
          </w:tcPr>
          <w:p w14:paraId="739DEFAF"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0.00474</w:t>
            </w:r>
          </w:p>
        </w:tc>
        <w:tc>
          <w:tcPr>
            <w:tcW w:w="872" w:type="dxa"/>
            <w:tcBorders>
              <w:top w:val="nil"/>
              <w:left w:val="nil"/>
              <w:bottom w:val="nil"/>
              <w:right w:val="nil"/>
            </w:tcBorders>
            <w:shd w:val="clear" w:color="auto" w:fill="auto"/>
            <w:noWrap/>
            <w:vAlign w:val="bottom"/>
            <w:hideMark/>
          </w:tcPr>
          <w:p w14:paraId="0D010AAF"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0.00283</w:t>
            </w:r>
          </w:p>
        </w:tc>
        <w:tc>
          <w:tcPr>
            <w:tcW w:w="769" w:type="dxa"/>
            <w:tcBorders>
              <w:top w:val="nil"/>
              <w:left w:val="nil"/>
              <w:bottom w:val="nil"/>
              <w:right w:val="single" w:sz="4" w:space="0" w:color="auto"/>
            </w:tcBorders>
            <w:shd w:val="clear" w:color="auto" w:fill="auto"/>
            <w:noWrap/>
            <w:vAlign w:val="bottom"/>
            <w:hideMark/>
          </w:tcPr>
          <w:p w14:paraId="7C0383A8"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0.0018</w:t>
            </w:r>
          </w:p>
        </w:tc>
      </w:tr>
      <w:tr w:rsidR="00630B93" w:rsidRPr="009546E2" w14:paraId="67DE1DC6" w14:textId="77777777" w:rsidTr="00630B93">
        <w:trPr>
          <w:trHeight w:val="218"/>
        </w:trPr>
        <w:tc>
          <w:tcPr>
            <w:tcW w:w="16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097D9" w14:textId="77777777" w:rsidR="00630B93" w:rsidRPr="009546E2" w:rsidRDefault="00630B93"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Cumulative proportion</w:t>
            </w:r>
          </w:p>
        </w:tc>
        <w:tc>
          <w:tcPr>
            <w:tcW w:w="769" w:type="dxa"/>
            <w:tcBorders>
              <w:top w:val="nil"/>
              <w:left w:val="nil"/>
              <w:bottom w:val="single" w:sz="4" w:space="0" w:color="auto"/>
              <w:right w:val="nil"/>
            </w:tcBorders>
            <w:shd w:val="clear" w:color="auto" w:fill="auto"/>
            <w:noWrap/>
            <w:vAlign w:val="bottom"/>
            <w:hideMark/>
          </w:tcPr>
          <w:p w14:paraId="186E4FC7"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0.8387</w:t>
            </w:r>
          </w:p>
        </w:tc>
        <w:tc>
          <w:tcPr>
            <w:tcW w:w="872" w:type="dxa"/>
            <w:tcBorders>
              <w:top w:val="nil"/>
              <w:left w:val="nil"/>
              <w:bottom w:val="single" w:sz="4" w:space="0" w:color="auto"/>
              <w:right w:val="nil"/>
            </w:tcBorders>
            <w:shd w:val="clear" w:color="auto" w:fill="auto"/>
            <w:noWrap/>
            <w:vAlign w:val="bottom"/>
            <w:hideMark/>
          </w:tcPr>
          <w:p w14:paraId="5AF74701"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0.9124</w:t>
            </w:r>
          </w:p>
        </w:tc>
        <w:tc>
          <w:tcPr>
            <w:tcW w:w="872" w:type="dxa"/>
            <w:tcBorders>
              <w:top w:val="nil"/>
              <w:left w:val="nil"/>
              <w:bottom w:val="single" w:sz="4" w:space="0" w:color="auto"/>
              <w:right w:val="nil"/>
            </w:tcBorders>
            <w:shd w:val="clear" w:color="auto" w:fill="auto"/>
            <w:noWrap/>
            <w:vAlign w:val="bottom"/>
            <w:hideMark/>
          </w:tcPr>
          <w:p w14:paraId="5B6BD6AA"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0.94346</w:t>
            </w:r>
          </w:p>
        </w:tc>
        <w:tc>
          <w:tcPr>
            <w:tcW w:w="872" w:type="dxa"/>
            <w:tcBorders>
              <w:top w:val="nil"/>
              <w:left w:val="nil"/>
              <w:bottom w:val="single" w:sz="4" w:space="0" w:color="auto"/>
              <w:right w:val="nil"/>
            </w:tcBorders>
            <w:shd w:val="clear" w:color="auto" w:fill="auto"/>
            <w:noWrap/>
            <w:vAlign w:val="bottom"/>
            <w:hideMark/>
          </w:tcPr>
          <w:p w14:paraId="531727C6"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0.97108</w:t>
            </w:r>
          </w:p>
        </w:tc>
        <w:tc>
          <w:tcPr>
            <w:tcW w:w="769" w:type="dxa"/>
            <w:tcBorders>
              <w:top w:val="nil"/>
              <w:left w:val="nil"/>
              <w:bottom w:val="single" w:sz="4" w:space="0" w:color="auto"/>
              <w:right w:val="nil"/>
            </w:tcBorders>
            <w:shd w:val="clear" w:color="auto" w:fill="auto"/>
            <w:noWrap/>
            <w:vAlign w:val="bottom"/>
            <w:hideMark/>
          </w:tcPr>
          <w:p w14:paraId="3A5DC5F9"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0.9837</w:t>
            </w:r>
          </w:p>
        </w:tc>
        <w:tc>
          <w:tcPr>
            <w:tcW w:w="872" w:type="dxa"/>
            <w:tcBorders>
              <w:top w:val="nil"/>
              <w:left w:val="nil"/>
              <w:bottom w:val="single" w:sz="4" w:space="0" w:color="auto"/>
              <w:right w:val="nil"/>
            </w:tcBorders>
            <w:shd w:val="clear" w:color="auto" w:fill="auto"/>
            <w:noWrap/>
            <w:vAlign w:val="bottom"/>
            <w:hideMark/>
          </w:tcPr>
          <w:p w14:paraId="3A80C2A4"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0.9909</w:t>
            </w:r>
          </w:p>
        </w:tc>
        <w:tc>
          <w:tcPr>
            <w:tcW w:w="872" w:type="dxa"/>
            <w:tcBorders>
              <w:top w:val="nil"/>
              <w:left w:val="nil"/>
              <w:bottom w:val="single" w:sz="4" w:space="0" w:color="auto"/>
              <w:right w:val="nil"/>
            </w:tcBorders>
            <w:shd w:val="clear" w:color="auto" w:fill="auto"/>
            <w:noWrap/>
            <w:vAlign w:val="bottom"/>
            <w:hideMark/>
          </w:tcPr>
          <w:p w14:paraId="78B7D79B"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0.99483</w:t>
            </w:r>
          </w:p>
        </w:tc>
        <w:tc>
          <w:tcPr>
            <w:tcW w:w="872" w:type="dxa"/>
            <w:tcBorders>
              <w:top w:val="nil"/>
              <w:left w:val="nil"/>
              <w:bottom w:val="single" w:sz="4" w:space="0" w:color="auto"/>
              <w:right w:val="nil"/>
            </w:tcBorders>
            <w:shd w:val="clear" w:color="auto" w:fill="auto"/>
            <w:noWrap/>
            <w:vAlign w:val="bottom"/>
            <w:hideMark/>
          </w:tcPr>
          <w:p w14:paraId="3FD740D5"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0.99767</w:t>
            </w:r>
          </w:p>
        </w:tc>
        <w:tc>
          <w:tcPr>
            <w:tcW w:w="769" w:type="dxa"/>
            <w:tcBorders>
              <w:top w:val="nil"/>
              <w:left w:val="nil"/>
              <w:bottom w:val="single" w:sz="4" w:space="0" w:color="auto"/>
              <w:right w:val="single" w:sz="4" w:space="0" w:color="auto"/>
            </w:tcBorders>
            <w:shd w:val="clear" w:color="auto" w:fill="auto"/>
            <w:noWrap/>
            <w:vAlign w:val="bottom"/>
            <w:hideMark/>
          </w:tcPr>
          <w:p w14:paraId="3FDEF808" w14:textId="77777777" w:rsidR="00630B93" w:rsidRPr="009546E2" w:rsidRDefault="00630B93" w:rsidP="00417C34">
            <w:pPr>
              <w:keepNext/>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0.9995</w:t>
            </w:r>
          </w:p>
        </w:tc>
      </w:tr>
    </w:tbl>
    <w:p w14:paraId="56A9643E" w14:textId="4217FE34" w:rsidR="00B634E6" w:rsidRPr="00EA700F" w:rsidRDefault="00630B93" w:rsidP="00A22B81">
      <w:pPr>
        <w:pStyle w:val="Caption"/>
        <w:spacing w:line="360" w:lineRule="auto"/>
        <w:rPr>
          <w:sz w:val="22"/>
          <w:szCs w:val="22"/>
        </w:rPr>
      </w:pPr>
      <w:r w:rsidRPr="00EA700F">
        <w:rPr>
          <w:sz w:val="22"/>
          <w:szCs w:val="22"/>
        </w:rPr>
        <w:lastRenderedPageBreak/>
        <w:t xml:space="preserve">Table 3. </w:t>
      </w:r>
      <w:r w:rsidR="00CC24F8" w:rsidRPr="00EA700F">
        <w:rPr>
          <w:sz w:val="22"/>
          <w:szCs w:val="22"/>
        </w:rPr>
        <w:t>Variation</w:t>
      </w:r>
      <w:r w:rsidR="009546E2">
        <w:rPr>
          <w:sz w:val="22"/>
          <w:szCs w:val="22"/>
        </w:rPr>
        <w:t xml:space="preserve"> in hydrological conditions </w:t>
      </w:r>
      <w:r w:rsidR="00CC24F8" w:rsidRPr="00EA700F">
        <w:rPr>
          <w:sz w:val="22"/>
          <w:szCs w:val="22"/>
        </w:rPr>
        <w:t>across principal component axes.</w:t>
      </w:r>
      <w:r w:rsidR="009546E2">
        <w:rPr>
          <w:sz w:val="22"/>
          <w:szCs w:val="22"/>
        </w:rPr>
        <w:t xml:space="preserve"> PC axes shown in Fig 5 are </w:t>
      </w:r>
      <w:commentRangeStart w:id="451"/>
      <w:r w:rsidR="009546E2">
        <w:rPr>
          <w:sz w:val="22"/>
          <w:szCs w:val="22"/>
        </w:rPr>
        <w:t>highlighted</w:t>
      </w:r>
      <w:commentRangeEnd w:id="451"/>
      <w:r w:rsidR="007C7EC3">
        <w:rPr>
          <w:rStyle w:val="CommentReference"/>
          <w:i w:val="0"/>
          <w:iCs w:val="0"/>
          <w:color w:val="auto"/>
        </w:rPr>
        <w:commentReference w:id="451"/>
      </w:r>
      <w:r w:rsidR="009546E2">
        <w:rPr>
          <w:sz w:val="22"/>
          <w:szCs w:val="22"/>
        </w:rPr>
        <w:t>.</w:t>
      </w:r>
    </w:p>
    <w:p w14:paraId="3B77840D" w14:textId="77777777" w:rsidR="00B634E6" w:rsidRPr="00EA700F" w:rsidRDefault="00B634E6" w:rsidP="00A22B81">
      <w:pPr>
        <w:keepNext/>
        <w:spacing w:line="360" w:lineRule="auto"/>
        <w:jc w:val="both"/>
      </w:pPr>
      <w:r w:rsidRPr="00EA700F">
        <w:rPr>
          <w:noProof/>
          <w:lang w:eastAsia="en-AU"/>
        </w:rPr>
        <w:drawing>
          <wp:inline distT="0" distB="0" distL="0" distR="0" wp14:anchorId="7F5E6389" wp14:editId="631D84AA">
            <wp:extent cx="5731510" cy="33889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CAbiplot.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388995"/>
                    </a:xfrm>
                    <a:prstGeom prst="rect">
                      <a:avLst/>
                    </a:prstGeom>
                  </pic:spPr>
                </pic:pic>
              </a:graphicData>
            </a:graphic>
          </wp:inline>
        </w:drawing>
      </w:r>
    </w:p>
    <w:p w14:paraId="7311C548" w14:textId="5D860D97" w:rsidR="00B634E6" w:rsidRPr="00EA700F" w:rsidRDefault="00B634E6" w:rsidP="00A22B81">
      <w:pPr>
        <w:pStyle w:val="Caption"/>
        <w:spacing w:line="360" w:lineRule="auto"/>
        <w:jc w:val="both"/>
        <w:rPr>
          <w:sz w:val="22"/>
          <w:szCs w:val="22"/>
        </w:rPr>
      </w:pPr>
      <w:r w:rsidRPr="00EA700F">
        <w:rPr>
          <w:sz w:val="22"/>
          <w:szCs w:val="22"/>
        </w:rPr>
        <w:t xml:space="preserve">Figure </w:t>
      </w:r>
      <w:r w:rsidR="00630B93" w:rsidRPr="00EA700F">
        <w:rPr>
          <w:sz w:val="22"/>
          <w:szCs w:val="22"/>
        </w:rPr>
        <w:t>5</w:t>
      </w:r>
      <w:r w:rsidRPr="00EA700F">
        <w:rPr>
          <w:sz w:val="22"/>
          <w:szCs w:val="22"/>
        </w:rPr>
        <w:t xml:space="preserve">. </w:t>
      </w:r>
      <w:proofErr w:type="spellStart"/>
      <w:r w:rsidRPr="00EA700F">
        <w:rPr>
          <w:sz w:val="22"/>
          <w:szCs w:val="22"/>
        </w:rPr>
        <w:t>Biplot</w:t>
      </w:r>
      <w:proofErr w:type="spellEnd"/>
      <w:r w:rsidRPr="00EA700F">
        <w:rPr>
          <w:sz w:val="22"/>
          <w:szCs w:val="22"/>
        </w:rPr>
        <w:t xml:space="preserve"> of sites ordinated across the first two principal components (PC) of the PCA. Points represent positions of individual sites. Ellipses indicate clustering of sites according to hydrological class. Arrows represent loadings of hydrological metrics across each </w:t>
      </w:r>
      <w:commentRangeStart w:id="452"/>
      <w:r w:rsidRPr="00EA700F">
        <w:rPr>
          <w:sz w:val="22"/>
          <w:szCs w:val="22"/>
        </w:rPr>
        <w:t>PC</w:t>
      </w:r>
      <w:commentRangeEnd w:id="452"/>
      <w:r w:rsidR="00F31C9B">
        <w:rPr>
          <w:rStyle w:val="CommentReference"/>
          <w:i w:val="0"/>
          <w:iCs w:val="0"/>
          <w:color w:val="auto"/>
        </w:rPr>
        <w:commentReference w:id="452"/>
      </w:r>
      <w:r w:rsidRPr="00EA700F">
        <w:rPr>
          <w:sz w:val="22"/>
          <w:szCs w:val="22"/>
        </w:rPr>
        <w:t xml:space="preserve">. </w:t>
      </w:r>
    </w:p>
    <w:p w14:paraId="0BCA3DD7" w14:textId="75FEBDE3" w:rsidR="00B634E6" w:rsidRPr="00EA700F" w:rsidRDefault="001049B7" w:rsidP="00A22B81">
      <w:pPr>
        <w:spacing w:line="360" w:lineRule="auto"/>
        <w:jc w:val="both"/>
      </w:pPr>
      <w:r w:rsidRPr="00EA700F">
        <w:t xml:space="preserve">PC1 represents a gradient of environmental harshness that integrates </w:t>
      </w:r>
      <w:proofErr w:type="spellStart"/>
      <w:r w:rsidRPr="00EA700F">
        <w:t>baseflow</w:t>
      </w:r>
      <w:proofErr w:type="spellEnd"/>
      <w:r w:rsidRPr="00EA700F">
        <w:t xml:space="preserve"> characteristics, seasonality and flooding intensity. </w:t>
      </w:r>
      <w:r w:rsidR="00B634E6" w:rsidRPr="00EA700F">
        <w:t xml:space="preserve">Metrics </w:t>
      </w:r>
      <w:r>
        <w:t>which</w:t>
      </w:r>
      <w:r w:rsidR="00B634E6" w:rsidRPr="00EA700F">
        <w:t xml:space="preserve"> are maximised under conditions of weak seasonality</w:t>
      </w:r>
      <w:r>
        <w:t>, high predictability</w:t>
      </w:r>
      <w:del w:id="453" w:author="Michelle Leishman" w:date="2014-04-08T16:39:00Z">
        <w:r w:rsidDel="00F31C9B">
          <w:delText>,</w:delText>
        </w:r>
      </w:del>
      <w:r w:rsidR="00B634E6" w:rsidRPr="00EA700F">
        <w:t xml:space="preserve"> and low variability </w:t>
      </w:r>
      <w:r>
        <w:t>of</w:t>
      </w:r>
      <w:r w:rsidR="00B634E6" w:rsidRPr="00EA700F">
        <w:t xml:space="preserve"> water availability </w:t>
      </w:r>
      <w:del w:id="454" w:author="Michelle Leishman" w:date="2014-04-08T16:40:00Z">
        <w:r w:rsidR="00B634E6" w:rsidRPr="00EA700F" w:rsidDel="00F31C9B">
          <w:delText xml:space="preserve">sit </w:delText>
        </w:r>
      </w:del>
      <w:ins w:id="455" w:author="Michelle Leishman" w:date="2014-04-08T16:40:00Z">
        <w:r w:rsidR="00F31C9B">
          <w:t>were positioned</w:t>
        </w:r>
        <w:r w:rsidR="00F31C9B" w:rsidRPr="00EA700F">
          <w:t xml:space="preserve"> </w:t>
        </w:r>
      </w:ins>
      <w:r w:rsidR="00B634E6" w:rsidRPr="00EA700F">
        <w:t xml:space="preserve">at the positive end of the PC1 axis, while metrics that are maximised under conditions of </w:t>
      </w:r>
      <w:proofErr w:type="spellStart"/>
      <w:r>
        <w:t>interannual</w:t>
      </w:r>
      <w:proofErr w:type="spellEnd"/>
      <w:r>
        <w:t xml:space="preserve"> </w:t>
      </w:r>
      <w:r w:rsidR="00B634E6" w:rsidRPr="00EA700F">
        <w:t xml:space="preserve">high </w:t>
      </w:r>
      <w:proofErr w:type="spellStart"/>
      <w:r w:rsidR="00B634E6" w:rsidRPr="00EA700F">
        <w:t>baseflow</w:t>
      </w:r>
      <w:proofErr w:type="spellEnd"/>
      <w:r w:rsidR="00B634E6" w:rsidRPr="00EA700F">
        <w:t xml:space="preserve"> variability and high intensity flooding </w:t>
      </w:r>
      <w:del w:id="456" w:author="Michelle Leishman" w:date="2014-04-08T16:40:00Z">
        <w:r w:rsidR="00B634E6" w:rsidRPr="00EA700F" w:rsidDel="00F31C9B">
          <w:delText xml:space="preserve">sit </w:delText>
        </w:r>
      </w:del>
      <w:ins w:id="457" w:author="Michelle Leishman" w:date="2014-04-08T16:40:00Z">
        <w:r w:rsidR="00F31C9B">
          <w:t>were positioned</w:t>
        </w:r>
        <w:r w:rsidR="00F31C9B" w:rsidRPr="00EA700F">
          <w:t xml:space="preserve"> </w:t>
        </w:r>
      </w:ins>
      <w:r w:rsidR="00B634E6" w:rsidRPr="00EA700F">
        <w:t xml:space="preserve">at the negative end. Stable </w:t>
      </w:r>
      <w:proofErr w:type="spellStart"/>
      <w:proofErr w:type="gramStart"/>
      <w:r w:rsidR="00B634E6" w:rsidRPr="00EA700F">
        <w:t>baseflow</w:t>
      </w:r>
      <w:proofErr w:type="spellEnd"/>
      <w:r w:rsidR="00B634E6" w:rsidRPr="00EA700F">
        <w:t xml:space="preserve"> rivers</w:t>
      </w:r>
      <w:proofErr w:type="gramEnd"/>
      <w:r w:rsidR="00B634E6" w:rsidRPr="00EA700F">
        <w:t xml:space="preserve"> exhibit</w:t>
      </w:r>
      <w:ins w:id="458" w:author="Michelle Leishman" w:date="2014-04-08T16:40:00Z">
        <w:r w:rsidR="00F31C9B">
          <w:t>ed</w:t>
        </w:r>
      </w:ins>
      <w:r w:rsidR="00B634E6" w:rsidRPr="00EA700F">
        <w:t xml:space="preserve"> lower site mean wood density, and </w:t>
      </w:r>
      <w:del w:id="459" w:author="Michelle Leishman" w:date="2014-04-08T16:41:00Z">
        <w:r w:rsidR="00B634E6" w:rsidRPr="00EA700F" w:rsidDel="00F31C9B">
          <w:delText>a</w:delText>
        </w:r>
      </w:del>
      <w:ins w:id="460" w:author="Michelle Leishman" w:date="2014-04-08T16:41:00Z">
        <w:r w:rsidR="00F31C9B">
          <w:t>we</w:t>
        </w:r>
      </w:ins>
      <w:r w:rsidR="00B634E6" w:rsidRPr="00EA700F">
        <w:t xml:space="preserve">re clustered at the ‘mild’ positive end of the PC1 gradient. Unpredictable </w:t>
      </w:r>
      <w:proofErr w:type="spellStart"/>
      <w:r w:rsidR="00B634E6" w:rsidRPr="00EA700F">
        <w:t>baseflow</w:t>
      </w:r>
      <w:proofErr w:type="spellEnd"/>
      <w:r w:rsidR="00B634E6" w:rsidRPr="00EA700F">
        <w:t xml:space="preserve"> and unpredictable intermittent rivers overlap</w:t>
      </w:r>
      <w:ins w:id="461" w:author="Michelle Leishman" w:date="2014-04-08T16:41:00Z">
        <w:r w:rsidR="00F31C9B">
          <w:t>ped</w:t>
        </w:r>
      </w:ins>
      <w:r w:rsidR="00B634E6" w:rsidRPr="00EA700F">
        <w:t xml:space="preserve"> across PC1 and </w:t>
      </w:r>
      <w:ins w:id="462" w:author="Michelle Leishman" w:date="2014-04-08T16:41:00Z">
        <w:r w:rsidR="00F31C9B">
          <w:t>we</w:t>
        </w:r>
      </w:ins>
      <w:del w:id="463" w:author="Michelle Leishman" w:date="2014-04-08T16:41:00Z">
        <w:r w:rsidR="00B634E6" w:rsidRPr="00EA700F" w:rsidDel="00F31C9B">
          <w:delText>a</w:delText>
        </w:r>
      </w:del>
      <w:r w:rsidR="00B634E6" w:rsidRPr="00EA700F">
        <w:t xml:space="preserve">re located </w:t>
      </w:r>
      <w:commentRangeStart w:id="464"/>
      <w:r w:rsidR="00B634E6" w:rsidRPr="00EA700F">
        <w:t xml:space="preserve">distally </w:t>
      </w:r>
      <w:commentRangeEnd w:id="464"/>
      <w:r w:rsidR="00F31C9B">
        <w:rPr>
          <w:rStyle w:val="CommentReference"/>
        </w:rPr>
        <w:commentReference w:id="464"/>
      </w:r>
      <w:r w:rsidR="00B634E6" w:rsidRPr="00EA700F">
        <w:t xml:space="preserve">towards the ‘harsh’ negative end, and </w:t>
      </w:r>
      <w:ins w:id="465" w:author="Michelle Leishman" w:date="2014-04-08T16:41:00Z">
        <w:r w:rsidR="00F31C9B">
          <w:t>we</w:t>
        </w:r>
      </w:ins>
      <w:del w:id="466" w:author="Michelle Leishman" w:date="2014-04-08T16:41:00Z">
        <w:r w:rsidR="00B634E6" w:rsidRPr="00EA700F" w:rsidDel="00F31C9B">
          <w:delText>a</w:delText>
        </w:r>
      </w:del>
      <w:r w:rsidR="00B634E6" w:rsidRPr="00EA700F">
        <w:t xml:space="preserve">re associated with higher site mean wood density. </w:t>
      </w:r>
      <w:ins w:id="467" w:author="Michelle Leishman" w:date="2014-04-08T16:41:00Z">
        <w:r w:rsidR="00F31C9B">
          <w:t xml:space="preserve">The results of the PCA analysis confirmed </w:t>
        </w:r>
      </w:ins>
      <w:del w:id="468" w:author="Michelle Leishman" w:date="2014-04-08T16:42:00Z">
        <w:r w:rsidR="00B634E6" w:rsidRPr="00EA700F" w:rsidDel="00F31C9B">
          <w:delText xml:space="preserve">Here we see </w:delText>
        </w:r>
      </w:del>
      <w:r w:rsidR="00B634E6" w:rsidRPr="00EA700F">
        <w:t>the pattern of differentiation in wood density between hydrological classes</w:t>
      </w:r>
      <w:del w:id="469" w:author="Michelle Leishman" w:date="2014-04-08T16:42:00Z">
        <w:r w:rsidR="00B634E6" w:rsidRPr="00EA700F" w:rsidDel="00F31C9B">
          <w:delText xml:space="preserve"> reiterated</w:delText>
        </w:r>
      </w:del>
      <w:r w:rsidR="00B634E6" w:rsidRPr="00EA700F">
        <w:t xml:space="preserve">, and </w:t>
      </w:r>
      <w:ins w:id="470" w:author="Michelle Leishman" w:date="2014-04-08T16:42:00Z">
        <w:r w:rsidR="00F31C9B">
          <w:t xml:space="preserve">illustrated that variation in wood density is largely described </w:t>
        </w:r>
      </w:ins>
      <w:del w:id="471" w:author="Michelle Leishman" w:date="2014-04-08T16:42:00Z">
        <w:r w:rsidR="00B634E6" w:rsidRPr="00EA700F" w:rsidDel="00F31C9B">
          <w:delText>largely reduced to</w:delText>
        </w:r>
      </w:del>
      <w:ins w:id="472" w:author="Michelle Leishman" w:date="2014-04-08T16:42:00Z">
        <w:r w:rsidR="00F31C9B">
          <w:t>by</w:t>
        </w:r>
      </w:ins>
      <w:r w:rsidR="00B634E6" w:rsidRPr="00EA700F">
        <w:t xml:space="preserve"> a single axis of variation</w:t>
      </w:r>
      <w:ins w:id="473" w:author="Michelle Leishman" w:date="2014-04-08T16:43:00Z">
        <w:r w:rsidR="00F31C9B">
          <w:t xml:space="preserve"> from low to high variability in flow</w:t>
        </w:r>
      </w:ins>
      <w:r w:rsidR="00B634E6" w:rsidRPr="00EA700F">
        <w:t>.</w:t>
      </w:r>
    </w:p>
    <w:p w14:paraId="68B31D1F" w14:textId="77777777" w:rsidR="00B634E6" w:rsidRPr="00EA700F" w:rsidRDefault="00B634E6" w:rsidP="00A22B81">
      <w:pPr>
        <w:tabs>
          <w:tab w:val="left" w:pos="3456"/>
        </w:tabs>
        <w:spacing w:line="360" w:lineRule="auto"/>
        <w:jc w:val="both"/>
      </w:pPr>
    </w:p>
    <w:p w14:paraId="4E95C12D" w14:textId="79AF24EC" w:rsidR="00650D8B" w:rsidRPr="00EA700F" w:rsidDel="00F31C9B" w:rsidRDefault="00650D8B" w:rsidP="00A22B81">
      <w:pPr>
        <w:tabs>
          <w:tab w:val="left" w:pos="3456"/>
        </w:tabs>
        <w:spacing w:line="360" w:lineRule="auto"/>
        <w:jc w:val="both"/>
        <w:rPr>
          <w:del w:id="474" w:author="Michelle Leishman" w:date="2014-04-08T16:44:00Z"/>
        </w:rPr>
      </w:pPr>
    </w:p>
    <w:p w14:paraId="14E2F9E4" w14:textId="4F287947" w:rsidR="00650D8B" w:rsidRPr="00EA700F" w:rsidDel="00F31C9B" w:rsidRDefault="00650D8B" w:rsidP="00A22B81">
      <w:pPr>
        <w:tabs>
          <w:tab w:val="left" w:pos="3456"/>
        </w:tabs>
        <w:spacing w:line="360" w:lineRule="auto"/>
        <w:jc w:val="both"/>
        <w:rPr>
          <w:del w:id="475" w:author="Michelle Leishman" w:date="2014-04-08T16:44:00Z"/>
        </w:rPr>
      </w:pPr>
    </w:p>
    <w:p w14:paraId="6D8C8956" w14:textId="5EC18942" w:rsidR="00650D8B" w:rsidRPr="00EA700F" w:rsidDel="00F31C9B" w:rsidRDefault="00650D8B" w:rsidP="00A22B81">
      <w:pPr>
        <w:tabs>
          <w:tab w:val="left" w:pos="3456"/>
        </w:tabs>
        <w:spacing w:line="360" w:lineRule="auto"/>
        <w:jc w:val="both"/>
        <w:rPr>
          <w:del w:id="476" w:author="Michelle Leishman" w:date="2014-04-08T16:44:00Z"/>
        </w:rPr>
      </w:pPr>
    </w:p>
    <w:p w14:paraId="2FC25891" w14:textId="41BB9B78" w:rsidR="00650D8B" w:rsidRPr="00EA700F" w:rsidDel="00F31C9B" w:rsidRDefault="00650D8B" w:rsidP="00A22B81">
      <w:pPr>
        <w:tabs>
          <w:tab w:val="left" w:pos="3456"/>
        </w:tabs>
        <w:spacing w:line="360" w:lineRule="auto"/>
        <w:jc w:val="both"/>
        <w:rPr>
          <w:del w:id="477" w:author="Michelle Leishman" w:date="2014-04-08T16:44:00Z"/>
        </w:rPr>
      </w:pPr>
    </w:p>
    <w:p w14:paraId="10D03204" w14:textId="77777777" w:rsidR="00650D8B" w:rsidRPr="00EA700F" w:rsidRDefault="00650D8B" w:rsidP="00A22B81">
      <w:pPr>
        <w:tabs>
          <w:tab w:val="left" w:pos="3456"/>
        </w:tabs>
        <w:spacing w:line="360" w:lineRule="auto"/>
        <w:jc w:val="both"/>
      </w:pPr>
    </w:p>
    <w:p w14:paraId="3A711B0F" w14:textId="637B260F" w:rsidR="00B634E6" w:rsidRPr="00EA700F" w:rsidRDefault="00650D8B" w:rsidP="00A22B81">
      <w:pPr>
        <w:spacing w:line="360" w:lineRule="auto"/>
        <w:jc w:val="both"/>
        <w:rPr>
          <w:b/>
        </w:rPr>
      </w:pPr>
      <w:commentRangeStart w:id="478"/>
      <w:r w:rsidRPr="00EA700F">
        <w:rPr>
          <w:b/>
        </w:rPr>
        <w:t>Discussion</w:t>
      </w:r>
      <w:commentRangeEnd w:id="478"/>
      <w:r w:rsidR="00DC2070">
        <w:rPr>
          <w:rStyle w:val="CommentReference"/>
        </w:rPr>
        <w:commentReference w:id="478"/>
      </w:r>
    </w:p>
    <w:p w14:paraId="2027DE66" w14:textId="01A1416F" w:rsidR="00B634E6" w:rsidRPr="00EA700F" w:rsidRDefault="006B1A67" w:rsidP="00A22B81">
      <w:pPr>
        <w:spacing w:line="360" w:lineRule="auto"/>
        <w:jc w:val="both"/>
      </w:pPr>
      <w:commentRangeStart w:id="479"/>
      <w:r>
        <w:t>T</w:t>
      </w:r>
      <w:r w:rsidR="00B634E6" w:rsidRPr="00EA700F">
        <w:t>hese</w:t>
      </w:r>
      <w:commentRangeEnd w:id="479"/>
      <w:r w:rsidR="00F31C9B">
        <w:rPr>
          <w:rStyle w:val="CommentReference"/>
        </w:rPr>
        <w:commentReference w:id="479"/>
      </w:r>
      <w:r w:rsidR="00B634E6" w:rsidRPr="00EA700F">
        <w:t xml:space="preserve"> results lend credibility to broad-scale </w:t>
      </w:r>
      <w:proofErr w:type="spellStart"/>
      <w:r w:rsidR="00B634E6" w:rsidRPr="00EA700F">
        <w:t>ecohydrological</w:t>
      </w:r>
      <w:proofErr w:type="spellEnd"/>
      <w:r w:rsidR="00B634E6" w:rsidRPr="00EA700F">
        <w:t xml:space="preserve"> classification as a coarse but useful tool in </w:t>
      </w:r>
      <w:ins w:id="480" w:author="Dr Kirstie Fryirs" w:date="2014-04-03T08:17:00Z">
        <w:r w:rsidR="00B118A6">
          <w:t xml:space="preserve">understanding </w:t>
        </w:r>
      </w:ins>
      <w:r w:rsidR="00B634E6" w:rsidRPr="00EA700F">
        <w:t xml:space="preserve">riparian </w:t>
      </w:r>
      <w:commentRangeStart w:id="481"/>
      <w:r w:rsidR="00B634E6" w:rsidRPr="00EA700F">
        <w:t>functional ecology</w:t>
      </w:r>
      <w:commentRangeEnd w:id="481"/>
      <w:r w:rsidR="00F31C9B">
        <w:rPr>
          <w:rStyle w:val="CommentReference"/>
        </w:rPr>
        <w:commentReference w:id="481"/>
      </w:r>
      <w:r w:rsidR="00B634E6" w:rsidRPr="00EA700F">
        <w:t xml:space="preserve">. </w:t>
      </w:r>
      <w:commentRangeStart w:id="482"/>
      <w:r w:rsidR="00B634E6" w:rsidRPr="00EA700F">
        <w:t>Where river systems belong to different hydrological classes but are spatially or climatically close, it makes sense to dig deeper than lumped categorical comparisons and compare continuous hydrological parameters</w:t>
      </w:r>
      <w:commentRangeEnd w:id="482"/>
      <w:r w:rsidR="00B118A6">
        <w:rPr>
          <w:rStyle w:val="CommentReference"/>
        </w:rPr>
        <w:commentReference w:id="482"/>
      </w:r>
      <w:r w:rsidR="00B634E6" w:rsidRPr="00EA700F">
        <w:t xml:space="preserve">. </w:t>
      </w:r>
    </w:p>
    <w:p w14:paraId="348BC1A0" w14:textId="3F36A543" w:rsidR="00B634E6" w:rsidRPr="00EA700F" w:rsidRDefault="00B634E6" w:rsidP="00A22B81">
      <w:pPr>
        <w:spacing w:line="360" w:lineRule="auto"/>
        <w:jc w:val="both"/>
      </w:pPr>
      <w:r w:rsidRPr="00EA700F">
        <w:t xml:space="preserve">We found that wood density increased with intensity of flooding disturbance. Wood density was not </w:t>
      </w:r>
      <w:commentRangeStart w:id="483"/>
      <w:r w:rsidRPr="00EA700F">
        <w:t xml:space="preserve">correlated with the frequency of high flow periods, which individually may not correspond to </w:t>
      </w:r>
      <w:commentRangeEnd w:id="483"/>
      <w:r w:rsidR="00B118A6">
        <w:rPr>
          <w:rStyle w:val="CommentReference"/>
        </w:rPr>
        <w:commentReference w:id="483"/>
      </w:r>
      <w:r w:rsidRPr="00EA700F">
        <w:t xml:space="preserve">significant disturbance events, depending on the hydrological characteristics of the given river. Rather, it was the actual magnitude of flow during high flow periods that was important. The observation that variability but not average values of flood rise and fall rates </w:t>
      </w:r>
      <w:del w:id="484" w:author="Michelle Leishman" w:date="2014-04-08T16:58:00Z">
        <w:r w:rsidRPr="00EA700F" w:rsidDel="005D0A6C">
          <w:delText xml:space="preserve">predicted </w:delText>
        </w:r>
      </w:del>
      <w:ins w:id="485" w:author="Michelle Leishman" w:date="2014-04-08T16:58:00Z">
        <w:r w:rsidR="005D0A6C">
          <w:t>was associated with</w:t>
        </w:r>
        <w:r w:rsidR="005D0A6C" w:rsidRPr="00EA700F">
          <w:t xml:space="preserve"> </w:t>
        </w:r>
      </w:ins>
      <w:r w:rsidRPr="00EA700F">
        <w:t>wood density, indicates the influence of low frequency, intensely flashy outlier flow events not captured by the mean</w:t>
      </w:r>
      <w:ins w:id="486" w:author="Dr Kirstie Fryirs" w:date="2014-04-03T08:18:00Z">
        <w:r w:rsidR="00B118A6">
          <w:t xml:space="preserve"> as </w:t>
        </w:r>
        <w:del w:id="487" w:author="Michelle Leishman" w:date="2014-04-08T16:59:00Z">
          <w:r w:rsidR="00B118A6" w:rsidDel="005D0A6C">
            <w:delText>indicators of wood density</w:delText>
          </w:r>
        </w:del>
      </w:ins>
      <w:ins w:id="488" w:author="Michelle Leishman" w:date="2014-04-08T16:59:00Z">
        <w:r w:rsidR="005D0A6C">
          <w:t>important hydrological drivers</w:t>
        </w:r>
      </w:ins>
      <w:r w:rsidRPr="00EA700F">
        <w:t xml:space="preserve">. A pattern is apparent then, in which wood density in riparian communities is driven by powerful but relatively rare flow events. The abundance of high wood density strategies in these environments indicates that infrequent but high-stakes events are a greater force of selection in riparian plant communities than average </w:t>
      </w:r>
      <w:commentRangeStart w:id="489"/>
      <w:r w:rsidRPr="00EA700F">
        <w:t>conditions</w:t>
      </w:r>
      <w:commentRangeEnd w:id="489"/>
      <w:r w:rsidR="005D0A6C">
        <w:rPr>
          <w:rStyle w:val="CommentReference"/>
        </w:rPr>
        <w:commentReference w:id="489"/>
      </w:r>
      <w:r w:rsidRPr="00EA700F">
        <w:t xml:space="preserve">. </w:t>
      </w:r>
      <w:commentRangeStart w:id="490"/>
      <w:ins w:id="491" w:author="James Lawson" w:date="2014-04-14T14:36:00Z">
        <w:r w:rsidR="003C657A">
          <w:t xml:space="preserve">Intriguingly, it also suggests that selection is taking place on the adult stage rather than on seedlings. </w:t>
        </w:r>
      </w:ins>
      <w:commentRangeEnd w:id="490"/>
      <w:ins w:id="492" w:author="James Lawson" w:date="2014-04-14T14:44:00Z">
        <w:r w:rsidR="003C657A">
          <w:rPr>
            <w:rStyle w:val="CommentReference"/>
          </w:rPr>
          <w:commentReference w:id="490"/>
        </w:r>
      </w:ins>
      <w:r w:rsidRPr="00EA700F">
        <w:t xml:space="preserve">We therefore suggest that </w:t>
      </w:r>
      <w:commentRangeStart w:id="493"/>
      <w:commentRangeStart w:id="494"/>
      <w:r w:rsidRPr="00EA700F">
        <w:t xml:space="preserve">a ‘brick house’ ecological </w:t>
      </w:r>
      <w:commentRangeEnd w:id="493"/>
      <w:r w:rsidR="005D0A6C">
        <w:rPr>
          <w:rStyle w:val="CommentReference"/>
        </w:rPr>
        <w:commentReference w:id="493"/>
      </w:r>
      <w:commentRangeEnd w:id="494"/>
      <w:r w:rsidR="003C657A">
        <w:rPr>
          <w:rStyle w:val="CommentReference"/>
        </w:rPr>
        <w:commentReference w:id="494"/>
      </w:r>
      <w:r w:rsidRPr="00EA700F">
        <w:t xml:space="preserve">strategy is selected for in riparian environments that experience intense </w:t>
      </w:r>
      <w:commentRangeStart w:id="495"/>
      <w:r w:rsidRPr="00EA700F">
        <w:t>flooding</w:t>
      </w:r>
      <w:commentRangeEnd w:id="495"/>
      <w:r w:rsidR="00B118A6">
        <w:rPr>
          <w:rStyle w:val="CommentReference"/>
        </w:rPr>
        <w:commentReference w:id="495"/>
      </w:r>
      <w:r w:rsidRPr="00EA700F">
        <w:t xml:space="preserve">. This suggestion concurs with </w:t>
      </w:r>
      <w:commentRangeStart w:id="496"/>
      <w:r w:rsidRPr="00EA700F">
        <w:t xml:space="preserve">findings </w:t>
      </w:r>
      <w:commentRangeEnd w:id="496"/>
      <w:r w:rsidR="005D0A6C">
        <w:rPr>
          <w:rStyle w:val="CommentReference"/>
        </w:rPr>
        <w:commentReference w:id="496"/>
      </w:r>
      <w:r w:rsidRPr="00EA700F">
        <w:t xml:space="preserve">that trees </w:t>
      </w:r>
      <w:ins w:id="497" w:author="James Lawson" w:date="2014-04-14T14:29:00Z">
        <w:r w:rsidR="003C657A">
          <w:t xml:space="preserve">on windy slopes </w:t>
        </w:r>
      </w:ins>
      <w:r w:rsidRPr="00EA700F">
        <w:t xml:space="preserve">tend to overcompensate for mechanical stress, with investment in defences increasing cumulatively in response to rare, extreme events (Cohen &amp; </w:t>
      </w:r>
      <w:proofErr w:type="spellStart"/>
      <w:r w:rsidRPr="00EA700F">
        <w:t>Mangel</w:t>
      </w:r>
      <w:proofErr w:type="spellEnd"/>
      <w:r w:rsidRPr="00EA700F">
        <w:t xml:space="preserve"> 1999, </w:t>
      </w:r>
      <w:proofErr w:type="spellStart"/>
      <w:r w:rsidRPr="00EA700F">
        <w:t>Telewski</w:t>
      </w:r>
      <w:proofErr w:type="spellEnd"/>
      <w:r w:rsidRPr="00EA700F">
        <w:t xml:space="preserve"> 1995). </w:t>
      </w:r>
    </w:p>
    <w:p w14:paraId="708FF768" w14:textId="053D4D72" w:rsidR="00B634E6" w:rsidRPr="00EA700F" w:rsidRDefault="005D0A6C" w:rsidP="00A22B81">
      <w:pPr>
        <w:spacing w:line="360" w:lineRule="auto"/>
        <w:jc w:val="both"/>
      </w:pPr>
      <w:ins w:id="498" w:author="Michelle Leishman" w:date="2014-04-08T17:04:00Z">
        <w:r>
          <w:t>M</w:t>
        </w:r>
        <w:r w:rsidRPr="00EA700F">
          <w:t xml:space="preserve">ean wood density </w:t>
        </w:r>
      </w:ins>
      <w:del w:id="499" w:author="Michelle Leishman" w:date="2014-04-08T17:04:00Z">
        <w:r w:rsidR="00B634E6" w:rsidRPr="00EA700F" w:rsidDel="005D0A6C">
          <w:delText xml:space="preserve">Predictability of water availability in the riparian zone </w:delText>
        </w:r>
      </w:del>
      <w:r w:rsidR="00B634E6" w:rsidRPr="00EA700F">
        <w:t xml:space="preserve">was also strongly </w:t>
      </w:r>
      <w:del w:id="500" w:author="Michelle Leishman" w:date="2014-04-08T17:02:00Z">
        <w:r w:rsidR="00B634E6" w:rsidRPr="00EA700F" w:rsidDel="005D0A6C">
          <w:delText>predictive o</w:delText>
        </w:r>
      </w:del>
      <w:ins w:id="501" w:author="Michelle Leishman" w:date="2014-04-08T17:02:00Z">
        <w:r>
          <w:t>associated with</w:t>
        </w:r>
      </w:ins>
      <w:ins w:id="502" w:author="Michelle Leishman" w:date="2014-04-08T17:04:00Z">
        <w:r>
          <w:t xml:space="preserve"> </w:t>
        </w:r>
      </w:ins>
      <w:ins w:id="503" w:author="Michelle Leishman" w:date="2014-04-08T17:05:00Z">
        <w:r>
          <w:t>p</w:t>
        </w:r>
      </w:ins>
      <w:ins w:id="504" w:author="Michelle Leishman" w:date="2014-04-08T17:04:00Z">
        <w:r w:rsidRPr="00EA700F">
          <w:t xml:space="preserve">redictability of water availability in the riparian </w:t>
        </w:r>
        <w:proofErr w:type="gramStart"/>
        <w:r w:rsidRPr="00EA700F">
          <w:t xml:space="preserve">zone </w:t>
        </w:r>
      </w:ins>
      <w:proofErr w:type="gramEnd"/>
      <w:del w:id="505" w:author="Michelle Leishman" w:date="2014-04-08T17:02:00Z">
        <w:r w:rsidR="00B634E6" w:rsidRPr="00EA700F" w:rsidDel="005D0A6C">
          <w:delText>f</w:delText>
        </w:r>
      </w:del>
      <w:del w:id="506" w:author="Michelle Leishman" w:date="2014-04-08T17:04:00Z">
        <w:r w:rsidR="00B634E6" w:rsidRPr="00EA700F" w:rsidDel="005D0A6C">
          <w:delText xml:space="preserve"> mean wood density</w:delText>
        </w:r>
      </w:del>
      <w:r w:rsidR="00B634E6" w:rsidRPr="00EA700F">
        <w:t xml:space="preserve">. We can extend the observation about the influence of intense ‘pulse’ flow events on wood density: plants living in environments where flow occurs unpredictably and largely within specific events, rather than being evenly distributed throughout time, </w:t>
      </w:r>
      <w:del w:id="507" w:author="Michelle Leishman" w:date="2014-04-08T17:06:00Z">
        <w:r w:rsidR="00B634E6" w:rsidRPr="00EA700F" w:rsidDel="005D0A6C">
          <w:delText xml:space="preserve">will </w:delText>
        </w:r>
      </w:del>
      <w:ins w:id="508" w:author="Michelle Leishman" w:date="2014-04-08T17:06:00Z">
        <w:r>
          <w:t>are likely to</w:t>
        </w:r>
        <w:r w:rsidRPr="00EA700F">
          <w:t xml:space="preserve"> </w:t>
        </w:r>
      </w:ins>
      <w:r w:rsidR="00B634E6" w:rsidRPr="00EA700F">
        <w:t xml:space="preserve">experience more intense pulses of water stress. </w:t>
      </w:r>
    </w:p>
    <w:p w14:paraId="5E133A47" w14:textId="06145B7D" w:rsidR="00B634E6" w:rsidRPr="00EA700F" w:rsidRDefault="00B634E6" w:rsidP="00A22B81">
      <w:pPr>
        <w:spacing w:line="360" w:lineRule="auto"/>
        <w:jc w:val="both"/>
      </w:pPr>
      <w:r w:rsidRPr="00EA700F">
        <w:lastRenderedPageBreak/>
        <w:t>High wood density may be symptomatic of wood anatomy strategies that allow plants to tolerate water stress</w:t>
      </w:r>
      <w:r w:rsidR="009D2CA8">
        <w:t xml:space="preserve"> </w:t>
      </w:r>
      <w:r w:rsidR="009D2CA8">
        <w:fldChar w:fldCharType="begin" w:fldLock="1"/>
      </w:r>
      <w:r w:rsidR="00135469">
        <w:instrText>ADDIN CSL_CITATION { "citationItems" : [ { "id" : "ITEM-1", "itemData" : { "DOI" : "10.1007/s004420100628", "ISSN" : "0029-8549", "author" : [ { "dropping-particle" : "", "family" : "Hacke", "given" : "Uwe G.", "non-dropping-particle" : "", "parse-names" : false, "suffix" : "" }, { "dropping-particle" : "", "family" : "Sperry", "given" : "John S.", "non-dropping-particle" : "", "parse-names" : false, "suffix" : "" }, { "dropping-particle" : "", "family" : "Pockman", "given" : "William T.", "non-dropping-particle" : "", "parse-names" : false, "suffix" : "" }, { "dropping-particle" : "", "family" : "Davis", "given" : "Stephen D.", "non-dropping-particle" : "", "parse-names" : false, "suffix" : "" }, { "dropping-particle" : "", "family" : "McCulloh", "given" : "Katherine a.", "non-dropping-particle" : "", "parse-names" : false, "suffix" : "" } ], "container-title" : "Oecologia", "id" : "ITEM-1", "issue" : "4", "issued" : { "date-parts" : [ [ "2001", "2", "22" ] ] }, "page" : "457-461", "title" : "Trends in wood density and structure are linked to prevention of xylem implosion by negative pressure", "type" : "article-journal", "volume" : "126" }, "uris" : [ "http://www.mendeley.com/documents/?uuid=2674f986-348b-4f1f-b4ff-ca9c380a5006" ] }, { "id" : "ITEM-2", "itemData" : { "DOI" : "10.1111/j.1365-2745.2006.01186.x", "ISSN" : "0022-0477", "author" : [ { "dropping-particle" : "", "family" : "Jacobsen", "given" : "Anna L.", "non-dropping-particle" : "", "parse-names" : false, "suffix" : "" }, { "dropping-particle" : "", "family" : "Agenbag", "given" : "Lize", "non-dropping-particle" : "", "parse-names" : false, "suffix" : "" }, { "dropping-particle" : "", "family" : "Esler", "given" : "Karen J.", "non-dropping-particle" : "", "parse-names" : false, "suffix" : "" }, { "dropping-particle" : "", "family" : "Pratt", "given" : "R. Brandon", "non-dropping-particle" : "", "parse-names" : false, "suffix" : "" }, { "dropping-particle" : "", "family" : "Ewers", "given" : "Frank W.", "non-dropping-particle" : "", "parse-names" : false, "suffix" : "" }, { "dropping-particle" : "", "family" : "Davis", "given" : "Stephen D.", "non-dropping-particle" : "", "parse-names" : false, "suffix" : "" } ], "container-title" : "Journal of Ecology", "id" : "ITEM-2", "issue" : "1", "issued" : { "date-parts" : [ [ "2007", "1" ] ] }, "page" : "171-183", "title" : "Xylem density, biomechanics and anatomical traits correlate with water stress in 17 evergreen shrub species of the Mediterranean-type climate region of South Africa", "type" : "article-journal", "volume" : "95" }, "uris" : [ "http://www.mendeley.com/documents/?uuid=be932372-a5f5-41ef-9d83-8a18f9b847c9" ] }, { "id" : "ITEM-3", "itemData" : { "DOI" : "10.1104/pp.104.058404.result", "author" : [ { "dropping-particle" : "", "family" : "Jacobsen", "given" : "AL", "non-dropping-particle" : "", "parse-names" : false, "suffix" : "" }, { "dropping-particle" : "", "family" : "Ewers", "given" : "FW", "non-dropping-particle" : "", "parse-names" : false, "suffix" : "" } ], "container-title" : "Plant Physiology", "id" : "ITEM-3", "issue" : "September", "issued" : { "date-parts" : [ [ "2005" ] ] }, "page" : "546-556", "title" : "Do xylem fibers affect vessel cavitation resistance?", "type" : "article-journal", "volume" : "139" }, "uris" : [ "http://www.mendeley.com/documents/?uuid=dc941ffa-b7f1-484f-9c3a-d981eee0f00d" ] } ], "mendeley" : { "previouslyFormattedCitation" : "(Hacke, Sperry, Pockman, Davis, &amp; McCulloh, 2001; A. Jacobsen &amp; Ewers, 2005; A. L. Jacobsen et al., 2007)" }, "properties" : { "noteIndex" : 0 }, "schema" : "https://github.com/citation-style-language/schema/raw/master/csl-citation.json" }</w:instrText>
      </w:r>
      <w:r w:rsidR="009D2CA8">
        <w:fldChar w:fldCharType="separate"/>
      </w:r>
      <w:r w:rsidR="009D2CA8" w:rsidRPr="009D2CA8">
        <w:rPr>
          <w:noProof/>
        </w:rPr>
        <w:t>(Hacke, Sperry, Pockman, Davis, &amp; McCulloh, 2001; A. Jacobsen &amp; Ewers, 2005; A. L. Jacobsen et al., 2007)</w:t>
      </w:r>
      <w:r w:rsidR="009D2CA8">
        <w:fldChar w:fldCharType="end"/>
      </w:r>
      <w:r w:rsidRPr="009D2CA8">
        <w:t>.</w:t>
      </w:r>
      <w:r w:rsidRPr="00EA700F">
        <w:rPr>
          <w:color w:val="FF0000"/>
        </w:rPr>
        <w:t xml:space="preserve"> </w:t>
      </w:r>
      <w:r w:rsidRPr="00EA700F">
        <w:t>Numerous studies have discussed the role of various anatomical components of woody tissue in stabilising xylem against cavitation when plants are under severe water stress, but the exact role that woody fibres play in stabilising xylem vessels appears to be inconsistent</w:t>
      </w:r>
      <w:r w:rsidR="006E5D88">
        <w:t xml:space="preserve"> </w:t>
      </w:r>
      <w:r w:rsidR="009D2CA8">
        <w:fldChar w:fldCharType="begin" w:fldLock="1"/>
      </w:r>
      <w:r w:rsidR="00135469">
        <w:instrText>ADDIN CSL_CITATION { "citationItems" : [ { "id" : "ITEM-1", "itemData" : { "DOI" : "10.3732/ajb.0800237", "ISSN" : "0002-9122", "PMID" : "21628286", "abstract" : "Wood density plays a key role in ecological strategies and life history variation in woody plants, but little is known about its anatomical basis in shrubs. We quantified the relationships between wood density, anatomy, and climate in 61 shrub species from eight field sites along latitudinal belts between 31\u00b0 and 35\u00b0 in North and South America. Measurements included cell dimensions, transverse areas of each xylem cell type and percentage contact between different cell types and vessels. Wood density was more significantly correlated with precipitation and aridity than with temperature. High wood density was achieved through reductions in cell size and increases in the proportion of wall relative to lumen. Wood density was independent of vessel traits, suggesting that this trait does not impose conduction limitations in shrubs. The proportion of fibers in direct contact with vessels decreased with and was independent of wood density, indicating that the number of fiber-vessel contacts does not explain the previously observed correlation between wood density and implosion resistance. Axial and radial parenchyma each had a significant but opposite association with wood density. Fiber size and wall thickness link wood density, life history, and ecological strategies by controlling the proportion of carbon invested per unit stem volume.", "author" : [ { "dropping-particle" : "", "family" : "Mart\u00ednez-Cabrera", "given" : "Hugo I", "non-dropping-particle" : "", "parse-names" : false, "suffix" : "" }, { "dropping-particle" : "", "family" : "Jones", "given" : "Cynthia S", "non-dropping-particle" : "", "parse-names" : false, "suffix" : "" }, { "dropping-particle" : "", "family" : "Espino", "given" : "Susana", "non-dropping-particle" : "", "parse-names" : false, "suffix" : "" }, { "dropping-particle" : "", "family" : "Schenk", "given" : "H Jochen", "non-dropping-particle" : "", "parse-names" : false, "suffix" : "" } ], "container-title" : "American journal of botany", "id" : "ITEM-1", "issue" : "8", "issued" : { "date-parts" : [ [ "2009", "8" ] ] }, "page" : "1388-98", "title" : "Wood anatomy and wood density in shrubs: Responses to varying aridity along transcontinental transects.", "type" : "article-journal", "volume" : "96" }, "uris" : [ "http://www.mendeley.com/documents/?uuid=6ba3838e-de58-4526-a9a6-eeb0cea712c1" ] } ], "mendeley" : { "previouslyFormattedCitation" : "(Mart\u00ednez-Cabrera et al., 2009)" }, "properties" : { "noteIndex" : 0 }, "schema" : "https://github.com/citation-style-language/schema/raw/master/csl-citation.json" }</w:instrText>
      </w:r>
      <w:r w:rsidR="009D2CA8">
        <w:fldChar w:fldCharType="separate"/>
      </w:r>
      <w:r w:rsidR="009D2CA8" w:rsidRPr="009D2CA8">
        <w:rPr>
          <w:noProof/>
        </w:rPr>
        <w:t>(Martínez-Cabrera et al., 2009)</w:t>
      </w:r>
      <w:r w:rsidR="009D2CA8">
        <w:fldChar w:fldCharType="end"/>
      </w:r>
      <w:r w:rsidRPr="00EA700F">
        <w:t xml:space="preserve">. Overall, resistance against cavitation appears to result from complex interactions between wood anatomical traits </w:t>
      </w:r>
      <w:r w:rsidR="009D2CA8">
        <w:fldChar w:fldCharType="begin" w:fldLock="1"/>
      </w:r>
      <w:r w:rsidR="00135469">
        <w:instrText>ADDIN CSL_CITATION { "citationItems" : [ { "id" : "ITEM-1", "itemData" : { "DOI" : "10.1111/j.1469-8137.2010.03518.x", "ISSN" : "1469-8137", "PMID" : "21054413", "abstract" : "\u2022 Vulnerability to cavitation and conductive efficiency depend on xylem anatomy. We tested a large range of structure-function hypotheses, some for the first time, within a single genus to minimize phylogenetic 'noise' and maximize detection of functionally relevant variation. \u2022 This integrative study combined in-depth anatomical observations using light, scanning and transmission electron microscopy of seven Acer taxa, and compared these observations with empirical measures of xylem hydraulics. \u2022 Our results reveal a 2 MPa range in species' mean cavitation pressure (MCP). MCP was strongly correlated with intervessel pit structure (membrane thickness and porosity, chamber depth), weakly correlated with pit number per vessel, and not related to pit area per vessel. At the tissue level, there was a strong correlation between MCP and mechanical strength parameters, and some of the first evidence is provided for the functional significance of vessel grouping and thickenings on inner vessel walls. In addition, a strong trade-off was observed between xylem-specific conductivity and MCP. Vessel length and intervessel wall characteristics were implicated in this safety-efficiency trade-off. \u2022 Cavitation resistance and hydraulic conductivity in Acer appear to be controlled by a very complex interaction between tissue, vessel network and pit characteristics.", "author" : [ { "dropping-particle" : "", "family" : "Lens", "given" : "Frederic", "non-dropping-particle" : "", "parse-names" : false, "suffix" : "" }, { "dropping-particle" : "", "family" : "Sperry", "given" : "John S", "non-dropping-particle" : "", "parse-names" : false, "suffix" : "" }, { "dropping-particle" : "", "family" : "Christman", "given" : "Mairgareth a", "non-dropping-particle" : "", "parse-names" : false, "suffix" : "" }, { "dropping-particle" : "", "family" : "Choat", "given" : "Brendan", "non-dropping-particle" : "", "parse-names" : false, "suffix" : "" }, { "dropping-particle" : "", "family" : "Rabaey", "given" : "David", "non-dropping-particle" : "", "parse-names" : false, "suffix" : "" }, { "dropping-particle" : "", "family" : "Jansen", "given" : "Steven", "non-dropping-particle" : "", "parse-names" : false, "suffix" : "" } ], "container-title" : "The New phytologist", "id" : "ITEM-1", "issue" : "3", "issued" : { "date-parts" : [ [ "2011", "5" ] ] }, "page" : "709-23", "title" : "Testing hypotheses that link wood anatomy to cavitation resistance and hydraulic conductivity in the genus Acer.", "type" : "article-journal", "volume" : "190" }, "uris" : [ "http://www.mendeley.com/documents/?uuid=62a09ac1-93d7-42d0-b860-ca25bbaeafd2" ] }, { "id" : "ITEM-2", "itemData" : { "DOI" : "10.1093/aobpla/plt046", "ISSN" : "2041-2851", "author" : [ { "dropping-particle" : "", "family" : "Zieminska", "given" : "K.", "non-dropping-particle" : "", "parse-names" : false, "suffix" : "" }, { "dropping-particle" : "", "family" : "Butler", "given" : "D. W.", "non-dropping-particle" : "", "parse-names" : false, "suffix" : "" }, { "dropping-particle" : "", "family" : "Gleason", "given" : "S. M.", "non-dropping-particle" : "", "parse-names" : false, "suffix" : "" }, { "dropping-particle" : "", "family" : "Wright", "given" : "I. J.", "non-dropping-particle" : "", "parse-names" : false, "suffix" : "" }, { "dropping-particle" : "", "family" : "Westoby", "given" : "M.", "non-dropping-particle" : "", "parse-names" : false, "suffix" : "" } ], "container-title" : "AoB PLANTS", "id" : "ITEM-2", "issued" : { "date-parts" : [ [ "2013", "10", "10" ] ] }, "page" : "plt046-plt046", "title" : "Fibre wall and lumen fractions drive wood density variation across 24 Australian angiosperms", "type" : "article-journal", "volume" : "5" }, "uris" : [ "http://www.mendeley.com/documents/?uuid=0812d6a9-5781-4e1a-829c-9bb7472beae1" ] } ], "mendeley" : { "previouslyFormattedCitation" : "(Lens et al., 2011; Zieminska, Butler, Gleason, Wright, &amp; Westoby, 2013)" }, "properties" : { "noteIndex" : 0 }, "schema" : "https://github.com/citation-style-language/schema/raw/master/csl-citation.json" }</w:instrText>
      </w:r>
      <w:r w:rsidR="009D2CA8">
        <w:fldChar w:fldCharType="separate"/>
      </w:r>
      <w:r w:rsidR="009D2CA8" w:rsidRPr="009D2CA8">
        <w:rPr>
          <w:noProof/>
        </w:rPr>
        <w:t>(Lens et al., 2011; Zieminska, Butler, Gleason, Wright, &amp; Westoby, 2013)</w:t>
      </w:r>
      <w:r w:rsidR="009D2CA8">
        <w:fldChar w:fldCharType="end"/>
      </w:r>
      <w:r w:rsidR="009D2CA8">
        <w:t xml:space="preserve"> </w:t>
      </w:r>
      <w:r w:rsidRPr="00EA700F">
        <w:t xml:space="preserve">and/or aboveground biomass production traits, both of which are tangentially related to wood </w:t>
      </w:r>
      <w:commentRangeStart w:id="509"/>
      <w:r w:rsidRPr="00EA700F">
        <w:t>density</w:t>
      </w:r>
      <w:commentRangeEnd w:id="509"/>
      <w:r w:rsidR="005D0A6C">
        <w:rPr>
          <w:rStyle w:val="CommentReference"/>
        </w:rPr>
        <w:commentReference w:id="509"/>
      </w:r>
      <w:r w:rsidRPr="00EA700F">
        <w:t>.</w:t>
      </w:r>
      <w:ins w:id="510" w:author="Michelle Leishman" w:date="2014-04-08T17:08:00Z">
        <w:r w:rsidR="005D0A6C">
          <w:t xml:space="preserve"> </w:t>
        </w:r>
      </w:ins>
      <w:ins w:id="511" w:author="James Lawson" w:date="2014-04-14T14:24:00Z">
        <w:r w:rsidR="00E773FF">
          <w:t xml:space="preserve">Barring ephemeral </w:t>
        </w:r>
        <w:proofErr w:type="spellStart"/>
        <w:r w:rsidR="00E773FF">
          <w:t>dryland</w:t>
        </w:r>
        <w:proofErr w:type="spellEnd"/>
        <w:r w:rsidR="00E773FF">
          <w:t xml:space="preserve"> rivers, most riparian environments are not usually highly water stressed, </w:t>
        </w:r>
      </w:ins>
      <w:ins w:id="512" w:author="James Lawson" w:date="2014-04-14T15:06:00Z">
        <w:r w:rsidR="003C657A">
          <w:t>so specifically constructing</w:t>
        </w:r>
      </w:ins>
      <w:ins w:id="513" w:author="James Lawson" w:date="2014-04-14T15:07:00Z">
        <w:r w:rsidR="003C657A">
          <w:t xml:space="preserve"> woody tissue to deal with constant water stress may not be advantageous.</w:t>
        </w:r>
      </w:ins>
      <w:ins w:id="514" w:author="James Lawson" w:date="2014-04-14T14:25:00Z">
        <w:r w:rsidR="00E773FF">
          <w:t xml:space="preserve"> </w:t>
        </w:r>
      </w:ins>
      <w:ins w:id="515" w:author="James Lawson" w:date="2014-04-14T15:07:00Z">
        <w:r w:rsidR="003C657A">
          <w:t>F</w:t>
        </w:r>
      </w:ins>
      <w:ins w:id="516" w:author="James Lawson" w:date="2014-04-14T14:25:00Z">
        <w:r w:rsidR="00E773FF">
          <w:t xml:space="preserve">or plants that are habituated to plentiful soil moisture, </w:t>
        </w:r>
      </w:ins>
      <w:ins w:id="517" w:author="James Lawson" w:date="2014-04-14T15:07:00Z">
        <w:r w:rsidR="003C657A">
          <w:t xml:space="preserve">however, </w:t>
        </w:r>
      </w:ins>
      <w:ins w:id="518" w:author="James Lawson" w:date="2014-04-14T14:28:00Z">
        <w:r w:rsidR="00E773FF">
          <w:t>having no</w:t>
        </w:r>
      </w:ins>
      <w:ins w:id="519" w:author="James Lawson" w:date="2014-04-14T14:27:00Z">
        <w:r w:rsidR="00E773FF">
          <w:t xml:space="preserve"> backup strategy for</w:t>
        </w:r>
      </w:ins>
      <w:ins w:id="520" w:author="James Lawson" w:date="2014-04-14T15:07:00Z">
        <w:r w:rsidR="003C657A">
          <w:t xml:space="preserve"> surviving</w:t>
        </w:r>
      </w:ins>
      <w:ins w:id="521" w:author="James Lawson" w:date="2014-04-14T14:27:00Z">
        <w:r w:rsidR="00E773FF">
          <w:t xml:space="preserve"> drought conditions </w:t>
        </w:r>
      </w:ins>
      <w:ins w:id="522" w:author="James Lawson" w:date="2014-04-14T15:07:00Z">
        <w:r w:rsidR="003C657A">
          <w:t>may</w:t>
        </w:r>
      </w:ins>
      <w:ins w:id="523" w:author="James Lawson" w:date="2014-04-14T14:28:00Z">
        <w:r w:rsidR="00E773FF">
          <w:t xml:space="preserve"> be risky.</w:t>
        </w:r>
      </w:ins>
    </w:p>
    <w:p w14:paraId="22AFAC68" w14:textId="75DD58B2" w:rsidR="00B634E6" w:rsidRPr="00EA700F" w:rsidRDefault="00B634E6" w:rsidP="00A22B81">
      <w:pPr>
        <w:spacing w:line="360" w:lineRule="auto"/>
        <w:jc w:val="both"/>
      </w:pPr>
      <w:r w:rsidRPr="00EA700F">
        <w:t xml:space="preserve">A more compelling rationale for our findings is that riparian woody plants </w:t>
      </w:r>
      <w:commentRangeStart w:id="524"/>
      <w:r w:rsidRPr="00EA700F">
        <w:t>are again overcompensating for the possibility of rare</w:t>
      </w:r>
      <w:r w:rsidR="006E5D88">
        <w:t>,</w:t>
      </w:r>
      <w:r w:rsidRPr="00EA700F">
        <w:t xml:space="preserve"> life-or-death stress events.</w:t>
      </w:r>
      <w:commentRangeEnd w:id="524"/>
      <w:r w:rsidR="00E773FF">
        <w:rPr>
          <w:rStyle w:val="CommentReference"/>
        </w:rPr>
        <w:commentReference w:id="524"/>
      </w:r>
      <w:r w:rsidRPr="00EA700F">
        <w:t xml:space="preserve"> In the absence of predictable cues about timing of watering flows, broad phenotypic plasticity in resource use traits may in fact be maladaptive in highly unpredictable environments</w:t>
      </w:r>
      <w:r w:rsidR="00B064E3">
        <w:t xml:space="preserve"> </w:t>
      </w:r>
      <w:r w:rsidR="00FC0DFA">
        <w:fldChar w:fldCharType="begin" w:fldLock="1"/>
      </w:r>
      <w:r w:rsidR="00135469">
        <w:instrText>ADDIN CSL_CITATION { "citationItems" : [ { "id" : "ITEM-1", "itemData" : { "DOI" : "10.1007/s00468-002-0184-4", "author" : [ { "dropping-particle" : "", "family" : "Valladares", "given" : "Fernando", "non-dropping-particle" : "", "parse-names" : false, "suffix" : "" }, { "dropping-particle" : "", "family" : "Chico", "given" : "J", "non-dropping-particle" : "", "parse-names" : false, "suffix" : "" }, { "dropping-particle" : "", "family" : "Aranda", "given" : "Ismael", "non-dropping-particle" : "", "parse-names" : false, "suffix" : "" } ], "container-title" : "Trees", "id" : "ITEM-1", "issue" : "6", "issued" : { "date-parts" : [ [ "2002" ] ] }, "page" : "395-403", "title" : "The greater seedling high-light tolerance of Quercus robur over Fagus sylvatica is linked to a greater physiological plasticity", "type" : "article-journal", "volume" : "16" }, "uris" : [ "http://www.mendeley.com/documents/?uuid=14c36e70-3f88-4c45-a370-8fe003833ba4" ] }, { "id" : "ITEM-2", "itemData" : { "DOI" : "10.1046/j.1469-8137.2002.00525.x", "ISSN" : "0028-646X", "author" : [ { "dropping-particle" : "", "family" : "Valladares", "given" : "Fernando", "non-dropping-particle" : "", "parse-names" : false, "suffix" : "" }, { "dropping-particle" : "", "family" : "Balaguer", "given" : "Luis", "non-dropping-particle" : "", "parse-names" : false, "suffix" : "" }, { "dropping-particle" : "", "family" : "Martinez-Ferri", "given" : "Elsa", "non-dropping-particle" : "", "parse-names" : false, "suffix" : "" }, { "dropping-particle" : "", "family" : "Perez-Corona", "given" : "Esther", "non-dropping-particle" : "", "parse-names" : false, "suffix" : "" }, { "dropping-particle" : "", "family" : "Manrique", "given" : "Esteban", "non-dropping-particle" : "", "parse-names" : false, "suffix" : "" } ], "container-title" : "New Phytologist", "id" : "ITEM-2", "issue" : "3", "issued" : { "date-parts" : [ [ "2002", "12" ] ] }, "page" : "457-467", "title" : "Plasticity, instability and canalization: is the phenotypic variation in seedlings of sclerophyll oaks consistent with the environmental unpredictability of Mediterranean ecosystems?", "type" : "article-journal", "volume" : "156" }, "uris" : [ "http://www.mendeley.com/documents/?uuid=c3ddb502-b6b9-443a-8ca9-c1700b92eb5f" ] } ], "mendeley" : { "previouslyFormattedCitation" : "(Valladares, Balaguer, Martinez-Ferri, Perez-Corona, &amp; Manrique, 2002; Valladares, Chico, &amp; Aranda, 2002)" }, "properties" : { "noteIndex" : 0 }, "schema" : "https://github.com/citation-style-language/schema/raw/master/csl-citation.json" }</w:instrText>
      </w:r>
      <w:r w:rsidR="00FC0DFA">
        <w:fldChar w:fldCharType="separate"/>
      </w:r>
      <w:r w:rsidR="00FC0DFA" w:rsidRPr="00FC0DFA">
        <w:rPr>
          <w:noProof/>
        </w:rPr>
        <w:t>(Valladares, Balaguer, Martinez-Ferri, Perez-Corona, &amp; Manrique, 2002; Valladares, Chico, &amp; Aranda, 2002)</w:t>
      </w:r>
      <w:r w:rsidR="00FC0DFA">
        <w:fldChar w:fldCharType="end"/>
      </w:r>
      <w:r w:rsidR="00FC0DFA">
        <w:t xml:space="preserve"> </w:t>
      </w:r>
      <w:r w:rsidRPr="00EA700F">
        <w:t>and conservative resource-use phenotypes such as high</w:t>
      </w:r>
      <w:ins w:id="525" w:author="James Lawson" w:date="2014-04-14T15:09:00Z">
        <w:r w:rsidR="003C657A">
          <w:t>er</w:t>
        </w:r>
      </w:ins>
      <w:r w:rsidRPr="00EA700F">
        <w:t xml:space="preserve"> wood density would be favoured (</w:t>
      </w:r>
      <w:proofErr w:type="spellStart"/>
      <w:r w:rsidRPr="00EA700F">
        <w:t>Valladares</w:t>
      </w:r>
      <w:proofErr w:type="spellEnd"/>
      <w:r w:rsidRPr="00EA700F">
        <w:t xml:space="preserve"> et al. 2007). Traits associated with conservative resource use and better recovery following periods of extreme stress actually confer as much or greater fitness than traits associated with tolerating the event itself, such as </w:t>
      </w:r>
      <w:proofErr w:type="spellStart"/>
      <w:r w:rsidRPr="00EA700F">
        <w:t>thermotolerance</w:t>
      </w:r>
      <w:proofErr w:type="spellEnd"/>
      <w:r w:rsidR="00B064E3">
        <w:t xml:space="preserve"> </w:t>
      </w:r>
      <w:commentRangeStart w:id="526"/>
      <w:r w:rsidR="00FC0DFA">
        <w:fldChar w:fldCharType="begin" w:fldLock="1"/>
      </w:r>
      <w:r w:rsidR="00135469">
        <w:instrText>ADDIN CSL_CITATION { "citationItems" : [ { "id" : "ITEM-1", "itemData" : { "DOI" : "10.1046/j.1469-8137.2003.00866.x", "ISSN" : "0028646X", "author" : [ { "dropping-particle" : "", "family" : "Gutschick", "given" : "Vincent P.", "non-dropping-particle" : "", "parse-names" : false, "suffix" : "" }, { "dropping-particle" : "", "family" : "BassiriRad", "given" : "Hormoz", "non-dropping-particle" : "", "parse-names" : false, "suffix" : "" } ], "container-title" : "New Phytologist", "id" : "ITEM-1", "issue" : "1", "issued" : { "date-parts" : [ [ "2003", "8", "12" ] ] }, "page" : "21-42", "title" : "Extreme events as shaping physiology, ecology, and evolution of plants: toward a unified definition and evaluation of their consequences", "type" : "article-journal", "volume" : "160" }, "uris" : [ "http://www.mendeley.com/documents/?uuid=7ffc4404-987e-4e41-9cde-a6e6cd93c21e" ] } ], "mendeley" : { "previouslyFormattedCitation" : "(Gutschick &amp; BassiriRad, 2003)" }, "properties" : { "noteIndex" : 0 }, "schema" : "https://github.com/citation-style-language/schema/raw/master/csl-citation.json" }</w:instrText>
      </w:r>
      <w:r w:rsidR="00FC0DFA">
        <w:fldChar w:fldCharType="separate"/>
      </w:r>
      <w:r w:rsidR="00FC0DFA" w:rsidRPr="00FC0DFA">
        <w:rPr>
          <w:noProof/>
        </w:rPr>
        <w:t>(Gutschick &amp; BassiriRad, 2003)</w:t>
      </w:r>
      <w:r w:rsidR="00FC0DFA">
        <w:fldChar w:fldCharType="end"/>
      </w:r>
      <w:commentRangeEnd w:id="526"/>
      <w:r w:rsidR="00483144">
        <w:rPr>
          <w:rStyle w:val="CommentReference"/>
        </w:rPr>
        <w:commentReference w:id="526"/>
      </w:r>
      <w:r w:rsidRPr="00EA700F">
        <w:t xml:space="preserve">. </w:t>
      </w:r>
    </w:p>
    <w:p w14:paraId="4875D9DD" w14:textId="22E4A7E5" w:rsidR="00B634E6" w:rsidRPr="00EA700F" w:rsidRDefault="00E773FF" w:rsidP="00A22B81">
      <w:pPr>
        <w:spacing w:line="360" w:lineRule="auto"/>
        <w:jc w:val="both"/>
      </w:pPr>
      <w:ins w:id="527" w:author="James Lawson" w:date="2014-04-14T13:23:00Z">
        <w:r>
          <w:t>Conservative resource use and heavy investment in structural strength fit within the ‘resister’ category of riparian plant strategies described by</w:t>
        </w:r>
      </w:ins>
      <w:ins w:id="528" w:author="James Lawson" w:date="2014-04-14T13:20:00Z">
        <w:r>
          <w:t xml:space="preserve"> </w:t>
        </w:r>
      </w:ins>
      <w:ins w:id="529" w:author="James Lawson" w:date="2014-04-14T13:18:00Z">
        <w:r>
          <w:fldChar w:fldCharType="begin" w:fldLock="1"/>
        </w:r>
      </w:ins>
      <w:r w:rsidR="00135469">
        <w:instrText>ADDIN CSL_CITATION { "citationItems" : [ { "id" : "ITEM-1", "itemData" : { "author" : [ { "dropping-particle" : "", "family" : "Naiman", "given" : "RJ", "non-dropping-particle" : "", "parse-names" : false, "suffix" : "" }, { "dropping-particle" : "", "family" : "Decamps", "given" : "H", "non-dropping-particle" : "", "parse-names" : false, "suffix" : "" } ], "container-title" : "Annual review of Ecology and Systematics", "id" : "ITEM-1", "issued" : { "date-parts" : [ [ "1997" ] ] }, "page" : "621-658", "title" : "The ecology of interfaces: riparian zones", "type" : "article-journal", "volume" : "28" }, "uris" : [ "http://www.mendeley.com/documents/?uuid=821533fd-1101-4871-a599-3d73df3f7603" ] } ], "mendeley" : { "manualFormatting" : "Naiman &amp; Decamps' (1997)", "previouslyFormattedCitation" : "(Naiman &amp; Decamps, 1997)" }, "properties" : { "noteIndex" : 0 }, "schema" : "https://github.com/citation-style-language/schema/raw/master/csl-citation.json" }</w:instrText>
      </w:r>
      <w:ins w:id="530" w:author="James Lawson" w:date="2014-04-14T13:18:00Z">
        <w:r>
          <w:fldChar w:fldCharType="separate"/>
        </w:r>
        <w:r>
          <w:rPr>
            <w:noProof/>
          </w:rPr>
          <w:t>Naiman &amp; Decamps'</w:t>
        </w:r>
        <w:r w:rsidRPr="00E773FF">
          <w:rPr>
            <w:noProof/>
          </w:rPr>
          <w:t xml:space="preserve"> </w:t>
        </w:r>
        <w:r>
          <w:rPr>
            <w:noProof/>
          </w:rPr>
          <w:t>(</w:t>
        </w:r>
        <w:r w:rsidRPr="00E773FF">
          <w:rPr>
            <w:noProof/>
          </w:rPr>
          <w:t>1997)</w:t>
        </w:r>
        <w:r>
          <w:fldChar w:fldCharType="end"/>
        </w:r>
        <w:r>
          <w:t xml:space="preserve"> classification of riparian plant </w:t>
        </w:r>
      </w:ins>
      <w:ins w:id="531" w:author="James Lawson" w:date="2014-04-14T13:38:00Z">
        <w:r>
          <w:t>life history</w:t>
        </w:r>
      </w:ins>
      <w:ins w:id="532" w:author="James Lawson" w:date="2014-04-14T13:18:00Z">
        <w:r>
          <w:t xml:space="preserve"> strategies</w:t>
        </w:r>
      </w:ins>
      <w:ins w:id="533" w:author="James Lawson" w:date="2014-04-14T13:21:00Z">
        <w:r>
          <w:t>.</w:t>
        </w:r>
      </w:ins>
      <w:ins w:id="534" w:author="James Lawson" w:date="2014-04-14T13:19:00Z">
        <w:r>
          <w:t xml:space="preserve"> </w:t>
        </w:r>
      </w:ins>
      <w:ins w:id="535" w:author="James Lawson" w:date="2014-04-14T13:27:00Z">
        <w:r>
          <w:t xml:space="preserve">‘Invader’ </w:t>
        </w:r>
      </w:ins>
      <w:del w:id="536" w:author="James Lawson" w:date="2014-04-14T13:27:00Z">
        <w:r w:rsidR="00B634E6" w:rsidRPr="00EA700F" w:rsidDel="00E773FF">
          <w:delText xml:space="preserve">Strategies </w:delText>
        </w:r>
      </w:del>
      <w:ins w:id="537" w:author="James Lawson" w:date="2014-04-14T13:27:00Z">
        <w:r>
          <w:t>s</w:t>
        </w:r>
        <w:r w:rsidRPr="00EA700F">
          <w:t xml:space="preserve">trategies </w:t>
        </w:r>
      </w:ins>
      <w:r w:rsidR="00B634E6" w:rsidRPr="00EA700F">
        <w:t xml:space="preserve">in which species avoid harsh hydrological conditions by </w:t>
      </w:r>
      <w:del w:id="538" w:author="James Lawson" w:date="2014-04-14T13:26:00Z">
        <w:r w:rsidR="00B634E6" w:rsidRPr="00EA700F" w:rsidDel="00E773FF">
          <w:delText>completing their lifecycles in between extreme events</w:delText>
        </w:r>
      </w:del>
      <w:ins w:id="539" w:author="James Lawson" w:date="2014-04-14T13:26:00Z">
        <w:r>
          <w:t xml:space="preserve">achieving sexual maturity as fast as </w:t>
        </w:r>
        <w:proofErr w:type="spellStart"/>
        <w:r>
          <w:t>possible</w:t>
        </w:r>
      </w:ins>
      <w:del w:id="540" w:author="James Lawson" w:date="2014-04-14T13:27:00Z">
        <w:r w:rsidR="00B634E6" w:rsidRPr="00EA700F" w:rsidDel="00E773FF">
          <w:delText xml:space="preserve"> </w:delText>
        </w:r>
      </w:del>
      <w:del w:id="541" w:author="James Lawson" w:date="2014-04-14T13:26:00Z">
        <w:r w:rsidR="00B634E6" w:rsidRPr="00EA700F" w:rsidDel="00E773FF">
          <w:delText>may also be successful</w:delText>
        </w:r>
      </w:del>
      <w:ins w:id="542" w:author="James Lawson" w:date="2014-04-14T13:26:00Z">
        <w:r>
          <w:t>are</w:t>
        </w:r>
        <w:proofErr w:type="spellEnd"/>
        <w:r>
          <w:t xml:space="preserve"> also common </w:t>
        </w:r>
      </w:ins>
      <w:ins w:id="543" w:author="James Lawson" w:date="2014-04-14T13:29:00Z">
        <w:r>
          <w:t>to</w:t>
        </w:r>
      </w:ins>
      <w:ins w:id="544" w:author="James Lawson" w:date="2014-04-14T13:26:00Z">
        <w:r>
          <w:t xml:space="preserve"> the riparian environment </w:t>
        </w:r>
      </w:ins>
      <w:ins w:id="545" w:author="James Lawson" w:date="2014-04-14T13:27:00Z">
        <w:r>
          <w:fldChar w:fldCharType="begin" w:fldLock="1"/>
        </w:r>
      </w:ins>
      <w:r w:rsidR="00135469">
        <w:instrText>ADDIN CSL_CITATION { "citationItems" : [ { "id" : "ITEM-1", "itemData" : { "author" : [ { "dropping-particle" : "", "family" : "Naiman", "given" : "RJ", "non-dropping-particle" : "", "parse-names" : false, "suffix" : "" }, { "dropping-particle" : "", "family" : "Decamps", "given" : "H", "non-dropping-particle" : "", "parse-names" : false, "suffix" : "" } ], "container-title" : "Annual review of Ecology and Systematics", "id" : "ITEM-1", "issued" : { "date-parts" : [ [ "1997" ] ] }, "page" : "621-658", "title" : "The ecology of interfaces: riparian zones", "type" : "article-journal", "volume" : "28" }, "uris" : [ "http://www.mendeley.com/documents/?uuid=821533fd-1101-4871-a599-3d73df3f7603" ] }, { "id" : "ITEM-2", "itemData" : { "author" : [ { "dropping-particle" : "", "family" : "Woolfrey", "given" : "A. R.", "non-dropping-particle" : "", "parse-names" : false, "suffix" : "" }, { "dropping-particle" : "", "family" : "Ladd", "given" : "P.G", "non-dropping-particle" : "", "parse-names" : false, "suffix" : "" } ], "container-title" : "Australian Journal of Botany", "id" : "ITEM-2", "issue" : "6", "issued" : { "date-parts" : [ [ "2001" ] ] }, "page" : "705-715", "title" : "Habitat preference and reproductive traits of a major Australian riparian tree species (Casuarina cunninghamiana)", "type" : "article-journal", "volume" : "49" }, "uris" : [ "http://www.mendeley.com/documents/?uuid=bfd953ea-fda8-4b75-8a8c-e52e3123f27b" ] } ], "mendeley" : { "previouslyFormattedCitation" : "(Naiman &amp; Decamps, 1997; Woolfrey &amp; Ladd, 2001)" }, "properties" : { "noteIndex" : 0 }, "schema" : "https://github.com/citation-style-language/schema/raw/master/csl-citation.json" }</w:instrText>
      </w:r>
      <w:r>
        <w:fldChar w:fldCharType="separate"/>
      </w:r>
      <w:r w:rsidRPr="00E773FF">
        <w:rPr>
          <w:noProof/>
        </w:rPr>
        <w:t>(Naiman &amp; Decamps, 1997; Woolfrey &amp; Ladd, 2001)</w:t>
      </w:r>
      <w:ins w:id="546" w:author="James Lawson" w:date="2014-04-14T13:27:00Z">
        <w:r>
          <w:fldChar w:fldCharType="end"/>
        </w:r>
      </w:ins>
      <w:r w:rsidR="00B634E6" w:rsidRPr="00EA700F">
        <w:t xml:space="preserve">. Pioneer species employing a fast relative growth rate, low wood density ecological strategy </w:t>
      </w:r>
      <w:del w:id="547" w:author="James Lawson" w:date="2014-04-14T13:28:00Z">
        <w:r w:rsidR="00B634E6" w:rsidRPr="00EA700F" w:rsidDel="00E773FF">
          <w:delText xml:space="preserve">are </w:delText>
        </w:r>
      </w:del>
      <w:ins w:id="548" w:author="James Lawson" w:date="2014-04-14T13:28:00Z">
        <w:r>
          <w:t>would be</w:t>
        </w:r>
        <w:r w:rsidRPr="00EA700F">
          <w:t xml:space="preserve"> </w:t>
        </w:r>
      </w:ins>
      <w:r w:rsidR="00B634E6" w:rsidRPr="00EA700F">
        <w:t xml:space="preserve">benefitted by repeated setbacks to early successional </w:t>
      </w:r>
      <w:commentRangeStart w:id="549"/>
      <w:r w:rsidR="00B634E6" w:rsidRPr="00EA700F">
        <w:t>conditions</w:t>
      </w:r>
      <w:commentRangeEnd w:id="549"/>
      <w:ins w:id="550" w:author="James Lawson" w:date="2014-04-14T13:55:00Z">
        <w:r>
          <w:t xml:space="preserve"> </w:t>
        </w:r>
        <w:r>
          <w:fldChar w:fldCharType="begin" w:fldLock="1"/>
        </w:r>
      </w:ins>
      <w:r w:rsidR="00135469">
        <w:instrText>ADDIN CSL_CITATION { "citationItems" : [ { "id" : "ITEM-1", "itemData" : { "author" : [ { "dropping-particle" : "", "family" : "Westoby", "given" : "Mark", "non-dropping-particle" : "", "parse-names" : false, "suffix" : "" } ], "container-title" : "Plant and Soil", "id" : "ITEM-1", "issue" : "2", "issued" : { "date-parts" : [ [ "1998" ] ] }, "page" : "213-227", "title" : "A leaf-height-seed (LHS) plant ecology strategy scheme", "type" : "article-journal", "volume" : "199" }, "uris" : [ "http://www.mendeley.com/documents/?uuid=122edfbc-bfb4-481f-a509-fed4594832ee" ] } ], "mendeley" : { "previouslyFormattedCitation" : "(Westoby, 1998)" }, "properties" : { "noteIndex" : 0 }, "schema" : "https://github.com/citation-style-language/schema/raw/master/csl-citation.json" }</w:instrText>
      </w:r>
      <w:r>
        <w:fldChar w:fldCharType="separate"/>
      </w:r>
      <w:r w:rsidRPr="00E773FF">
        <w:rPr>
          <w:noProof/>
        </w:rPr>
        <w:t>(Westoby, 1998)</w:t>
      </w:r>
      <w:ins w:id="551" w:author="James Lawson" w:date="2014-04-14T13:55:00Z">
        <w:r>
          <w:fldChar w:fldCharType="end"/>
        </w:r>
      </w:ins>
      <w:r w:rsidR="00B118A6">
        <w:rPr>
          <w:rStyle w:val="CommentReference"/>
        </w:rPr>
        <w:commentReference w:id="549"/>
      </w:r>
      <w:r w:rsidR="00B634E6" w:rsidRPr="00EA700F">
        <w:t xml:space="preserve">. Abundance weighted means may obfuscate the true pattern where differentiation in ecological strategy is strong, due to their inability to capture multimodality in trait distributions. In this case, </w:t>
      </w:r>
      <w:ins w:id="552" w:author="Michelle Leishman" w:date="2014-04-08T17:13:00Z">
        <w:r w:rsidR="00483144">
          <w:t>great</w:t>
        </w:r>
      </w:ins>
      <w:del w:id="553" w:author="Michelle Leishman" w:date="2014-04-08T17:13:00Z">
        <w:r w:rsidR="00B634E6" w:rsidRPr="00EA700F" w:rsidDel="00483144">
          <w:delText>high</w:delText>
        </w:r>
      </w:del>
      <w:r w:rsidR="00B634E6" w:rsidRPr="00EA700F">
        <w:t xml:space="preserve">er abundance of these species would drive down mean wood density values through the upper ranges of disturbance intensity. </w:t>
      </w:r>
      <w:commentRangeStart w:id="554"/>
      <w:commentRangeStart w:id="555"/>
      <w:r w:rsidR="00B634E6" w:rsidRPr="00EA700F">
        <w:t>This observation offers a potential explanation for the goodness of fit of quadratic models which begin to dip after reaching an apex at three quarters of their maximum value,</w:t>
      </w:r>
      <w:commentRangeEnd w:id="554"/>
      <w:r w:rsidR="00B118A6">
        <w:rPr>
          <w:rStyle w:val="CommentReference"/>
        </w:rPr>
        <w:commentReference w:id="554"/>
      </w:r>
      <w:commentRangeEnd w:id="555"/>
      <w:r>
        <w:rPr>
          <w:rStyle w:val="CommentReference"/>
        </w:rPr>
        <w:commentReference w:id="555"/>
      </w:r>
      <w:r w:rsidR="00B634E6" w:rsidRPr="00EA700F">
        <w:t xml:space="preserve"> rather than simply app</w:t>
      </w:r>
      <w:r w:rsidR="00FC0DFA">
        <w:t xml:space="preserve">roaching an </w:t>
      </w:r>
      <w:r w:rsidR="00FC0DFA">
        <w:lastRenderedPageBreak/>
        <w:t>asymptote (e.g. Fig 3a</w:t>
      </w:r>
      <w:proofErr w:type="gramStart"/>
      <w:r w:rsidR="00FC0DFA">
        <w:t>,d</w:t>
      </w:r>
      <w:proofErr w:type="gramEnd"/>
      <w:r w:rsidR="00FC0DFA">
        <w:t>, Fig 4a,b,</w:t>
      </w:r>
      <w:commentRangeStart w:id="556"/>
      <w:r w:rsidR="00FC0DFA">
        <w:t>d</w:t>
      </w:r>
      <w:commentRangeEnd w:id="556"/>
      <w:r w:rsidR="00483144">
        <w:rPr>
          <w:rStyle w:val="CommentReference"/>
        </w:rPr>
        <w:commentReference w:id="556"/>
      </w:r>
      <w:r w:rsidR="00B634E6" w:rsidRPr="00EA700F">
        <w:t xml:space="preserve">). </w:t>
      </w:r>
      <w:ins w:id="557" w:author="James Lawson" w:date="2014-04-14T14:06:00Z">
        <w:r>
          <w:t xml:space="preserve">It is difficult to substantiate this suggestion </w:t>
        </w:r>
      </w:ins>
      <w:ins w:id="558" w:author="James Lawson" w:date="2014-04-14T14:08:00Z">
        <w:r>
          <w:t>using</w:t>
        </w:r>
      </w:ins>
      <w:ins w:id="559" w:author="James Lawson" w:date="2014-04-14T14:06:00Z">
        <w:r>
          <w:t xml:space="preserve"> our dataset, however, as only a few </w:t>
        </w:r>
        <w:proofErr w:type="spellStart"/>
        <w:r>
          <w:t>datapoints</w:t>
        </w:r>
        <w:proofErr w:type="spellEnd"/>
        <w:r>
          <w:t xml:space="preserve"> are present in the upper ranges of disturbance intensity</w:t>
        </w:r>
      </w:ins>
      <w:ins w:id="560" w:author="James Lawson" w:date="2014-04-14T14:09:00Z">
        <w:r>
          <w:t>.</w:t>
        </w:r>
      </w:ins>
    </w:p>
    <w:p w14:paraId="47A3CDB4" w14:textId="791C3907" w:rsidR="003C657A" w:rsidRDefault="00B634E6" w:rsidP="00A22B81">
      <w:pPr>
        <w:spacing w:line="360" w:lineRule="auto"/>
        <w:jc w:val="both"/>
        <w:rPr>
          <w:ins w:id="561" w:author="James Lawson" w:date="2014-04-14T15:56:00Z"/>
        </w:rPr>
      </w:pPr>
      <w:r w:rsidRPr="00EA700F">
        <w:t xml:space="preserve">Another </w:t>
      </w:r>
      <w:del w:id="562" w:author="Michelle Leishman" w:date="2014-04-08T17:16:00Z">
        <w:r w:rsidRPr="00EA700F" w:rsidDel="00483144">
          <w:delText xml:space="preserve">further </w:delText>
        </w:r>
      </w:del>
      <w:ins w:id="563" w:author="Dr Kirstie Fryirs" w:date="2014-04-03T08:21:00Z">
        <w:r w:rsidR="00B118A6">
          <w:t xml:space="preserve">mechanism </w:t>
        </w:r>
      </w:ins>
      <w:r w:rsidRPr="00EA700F">
        <w:t xml:space="preserve">for coping with harsh conditions is possible. Some species also have the ability to radically change their wood density throughout their life history. </w:t>
      </w:r>
      <w:r w:rsidRPr="00EA700F">
        <w:rPr>
          <w:i/>
        </w:rPr>
        <w:t xml:space="preserve">Casuarina </w:t>
      </w:r>
      <w:proofErr w:type="spellStart"/>
      <w:r w:rsidRPr="00EA700F">
        <w:rPr>
          <w:i/>
        </w:rPr>
        <w:t>cunnhinghamiana</w:t>
      </w:r>
      <w:proofErr w:type="spellEnd"/>
      <w:r w:rsidRPr="00EA700F">
        <w:t>, for instance, is an obligate riparian species whose entire life history revolves around response to flooding disturbance</w:t>
      </w:r>
      <w:del w:id="564" w:author="James Lawson" w:date="2014-04-14T13:03:00Z">
        <w:r w:rsidR="00DB30C6" w:rsidDel="00E773FF">
          <w:delText xml:space="preserve"> </w:delText>
        </w:r>
        <w:r w:rsidR="00DB30C6" w:rsidDel="00E773FF">
          <w:fldChar w:fldCharType="begin" w:fldLock="1"/>
        </w:r>
        <w:r w:rsidR="00E773FF" w:rsidDel="00E773FF">
          <w:delInstrText>ADDIN CSL_CITATION { "citationItems" : [ { "id" : "ITEM-1", "itemData" : { "author" : [ { "dropping-particle" : "", "family" : "Woolfrey", "given" : "A. R.", "non-dropping-particle" : "", "parse-names" : false, "suffix" : "" }, { "dropping-particle" : "", "family" : "Ladd", "given" : "P.G", "non-dropping-particle" : "", "parse-names" : false, "suffix" : "" } ], "container-title" : "Australian Journal of Botany", "id" : "ITEM-1", "issue" : "6", "issued" : { "date-parts" : [ [ "2001" ] ] }, "page" : "705-715", "title" : "Habitat preference and reproductive traits of a major Australian riparian tree species (Casuarina cunninghamiana)", "type" : "article-journal", "volume" : "49" }, "uris" : [ "http://www.mendeley.com/documents/?uuid=bfd953ea-fda8-4b75-8a8c-e52e3123f27b" ] } ], "mendeley" : { "previouslyFormattedCitation" : "(Woolfrey &amp; Ladd, 2001)" }, "properties" : { "noteIndex" : 0 }, "schema" : "https://github.com/citation-style-language/schema/raw/master/csl-citation.json" }</w:delInstrText>
        </w:r>
        <w:r w:rsidR="00DB30C6" w:rsidDel="00E773FF">
          <w:fldChar w:fldCharType="separate"/>
        </w:r>
        <w:r w:rsidR="00DB30C6" w:rsidRPr="00DB30C6" w:rsidDel="00E773FF">
          <w:rPr>
            <w:noProof/>
          </w:rPr>
          <w:delText>(Woolfrey &amp; Ladd, 2001)</w:delText>
        </w:r>
        <w:r w:rsidR="00DB30C6" w:rsidDel="00E773FF">
          <w:fldChar w:fldCharType="end"/>
        </w:r>
      </w:del>
      <w:r w:rsidRPr="00EA700F">
        <w:t xml:space="preserve">. After seeding </w:t>
      </w:r>
      <w:r w:rsidRPr="00EA700F">
        <w:rPr>
          <w:i/>
        </w:rPr>
        <w:t xml:space="preserve">en masse </w:t>
      </w:r>
      <w:r w:rsidRPr="00EA700F">
        <w:t>onto fresh substrate</w:t>
      </w:r>
      <w:ins w:id="565" w:author="James Lawson" w:date="2014-04-14T16:18:00Z">
        <w:r w:rsidR="006817B9">
          <w:t xml:space="preserve"> within or close to the river channel</w:t>
        </w:r>
      </w:ins>
      <w:ins w:id="566" w:author="James Lawson" w:date="2014-04-14T13:13:00Z">
        <w:r w:rsidR="00E773FF">
          <w:t xml:space="preserve"> (an ‘invader’ strategy)</w:t>
        </w:r>
      </w:ins>
      <w:r w:rsidRPr="00EA700F">
        <w:t xml:space="preserve">, dense stands of flexible-stemmed saplings emerge, protecting each other from flood </w:t>
      </w:r>
      <w:commentRangeStart w:id="567"/>
      <w:r w:rsidRPr="00EA700F">
        <w:t>flows</w:t>
      </w:r>
      <w:commentRangeEnd w:id="567"/>
      <w:r w:rsidR="00B118A6">
        <w:rPr>
          <w:rStyle w:val="CommentReference"/>
        </w:rPr>
        <w:commentReference w:id="567"/>
      </w:r>
      <w:ins w:id="568" w:author="James Lawson" w:date="2014-04-14T13:03:00Z">
        <w:r w:rsidR="00E773FF">
          <w:t xml:space="preserve"> </w:t>
        </w:r>
        <w:r w:rsidR="00E773FF">
          <w:fldChar w:fldCharType="begin" w:fldLock="1"/>
        </w:r>
      </w:ins>
      <w:r w:rsidR="00135469">
        <w:instrText>ADDIN CSL_CITATION { "citationItems" : [ { "id" : "ITEM-1", "itemData" : { "author" : [ { "dropping-particle" : "", "family" : "Woolfrey", "given" : "A. R.", "non-dropping-particle" : "", "parse-names" : false, "suffix" : "" }, { "dropping-particle" : "", "family" : "Ladd", "given" : "P.G", "non-dropping-particle" : "", "parse-names" : false, "suffix" : "" } ], "container-title" : "Australian Journal of Botany", "id" : "ITEM-1", "issue" : "6", "issued" : { "date-parts" : [ [ "2001" ] ] }, "page" : "705-715", "title" : "Habitat preference and reproductive traits of a major Australian riparian tree species (Casuarina cunninghamiana)", "type" : "article-journal", "volume" : "49" }, "uris" : [ "http://www.mendeley.com/documents/?uuid=bfd953ea-fda8-4b75-8a8c-e52e3123f27b" ] } ], "mendeley" : { "previouslyFormattedCitation" : "(Woolfrey &amp; Ladd, 2001)" }, "properties" : { "noteIndex" : 0 }, "schema" : "https://github.com/citation-style-language/schema/raw/master/csl-citation.json" }</w:instrText>
      </w:r>
      <w:r w:rsidR="00E773FF">
        <w:fldChar w:fldCharType="separate"/>
      </w:r>
      <w:r w:rsidR="00E773FF" w:rsidRPr="00E773FF">
        <w:rPr>
          <w:noProof/>
        </w:rPr>
        <w:t>(Woolfrey &amp; Ladd, 2001)</w:t>
      </w:r>
      <w:ins w:id="569" w:author="James Lawson" w:date="2014-04-14T13:03:00Z">
        <w:r w:rsidR="00E773FF">
          <w:fldChar w:fldCharType="end"/>
        </w:r>
      </w:ins>
      <w:r w:rsidRPr="00EA700F">
        <w:t>. Self-thinning subsequently occurs, and</w:t>
      </w:r>
      <w:ins w:id="570" w:author="James Lawson" w:date="2014-04-14T13:04:00Z">
        <w:r w:rsidR="00E773FF">
          <w:t xml:space="preserve"> measurements </w:t>
        </w:r>
      </w:ins>
      <w:ins w:id="571" w:author="James Lawson" w:date="2014-04-14T13:05:00Z">
        <w:r w:rsidR="00E773FF">
          <w:t>from</w:t>
        </w:r>
      </w:ins>
      <w:ins w:id="572" w:author="James Lawson" w:date="2014-04-14T13:04:00Z">
        <w:r w:rsidR="00E773FF">
          <w:t xml:space="preserve"> adult plants indicate </w:t>
        </w:r>
        <w:proofErr w:type="spellStart"/>
        <w:r w:rsidR="00E773FF">
          <w:t>that</w:t>
        </w:r>
      </w:ins>
      <w:del w:id="573" w:author="James Lawson" w:date="2014-04-14T13:04:00Z">
        <w:r w:rsidRPr="00EA700F" w:rsidDel="00E773FF">
          <w:delText xml:space="preserve"> </w:delText>
        </w:r>
      </w:del>
      <w:r w:rsidRPr="00EA700F">
        <w:t>stem</w:t>
      </w:r>
      <w:proofErr w:type="spellEnd"/>
      <w:r w:rsidRPr="00EA700F">
        <w:t xml:space="preserve"> wood density increases </w:t>
      </w:r>
      <w:del w:id="574" w:author="James Lawson" w:date="2014-04-14T13:05:00Z">
        <w:r w:rsidRPr="00EA700F" w:rsidDel="00E773FF">
          <w:delText xml:space="preserve">in the maturing plant to help it withstand </w:delText>
        </w:r>
        <w:commentRangeStart w:id="575"/>
        <w:r w:rsidRPr="00EA700F" w:rsidDel="00E773FF">
          <w:delText>its environment</w:delText>
        </w:r>
        <w:commentRangeEnd w:id="575"/>
        <w:r w:rsidR="00483144" w:rsidDel="00E773FF">
          <w:rPr>
            <w:rStyle w:val="CommentReference"/>
          </w:rPr>
          <w:commentReference w:id="575"/>
        </w:r>
      </w:del>
      <w:ins w:id="576" w:author="James Lawson" w:date="2014-04-14T13:05:00Z">
        <w:r w:rsidR="00E773FF">
          <w:t>during maturation</w:t>
        </w:r>
      </w:ins>
      <w:ins w:id="577" w:author="James Lawson" w:date="2014-04-14T13:29:00Z">
        <w:r w:rsidR="00E773FF">
          <w:t xml:space="preserve">; the plant has metamorphosed </w:t>
        </w:r>
      </w:ins>
      <w:ins w:id="578" w:author="James Lawson" w:date="2014-04-14T16:17:00Z">
        <w:r w:rsidR="006817B9">
          <w:t>towards the</w:t>
        </w:r>
      </w:ins>
      <w:ins w:id="579" w:author="James Lawson" w:date="2014-04-14T13:29:00Z">
        <w:r w:rsidR="00E773FF">
          <w:t xml:space="preserve"> </w:t>
        </w:r>
      </w:ins>
      <w:ins w:id="580" w:author="James Lawson" w:date="2014-04-14T13:30:00Z">
        <w:r w:rsidR="00E773FF">
          <w:t>‘resister’</w:t>
        </w:r>
      </w:ins>
      <w:ins w:id="581" w:author="James Lawson" w:date="2014-04-14T16:18:00Z">
        <w:r w:rsidR="006817B9">
          <w:t xml:space="preserve"> phenotype</w:t>
        </w:r>
      </w:ins>
      <w:r w:rsidRPr="00EA700F">
        <w:t>. This</w:t>
      </w:r>
      <w:ins w:id="582" w:author="James Lawson" w:date="2014-04-14T13:33:00Z">
        <w:r w:rsidR="00E773FF">
          <w:t xml:space="preserve"> change in</w:t>
        </w:r>
      </w:ins>
      <w:r w:rsidRPr="00EA700F">
        <w:t xml:space="preserve"> strategy is likewise difficult to capture using abundance weighted means. </w:t>
      </w:r>
    </w:p>
    <w:p w14:paraId="791EBDE8" w14:textId="6FA62EC6" w:rsidR="003C657A" w:rsidRDefault="007B76D5" w:rsidP="00A22B81">
      <w:pPr>
        <w:spacing w:line="360" w:lineRule="auto"/>
        <w:jc w:val="both"/>
        <w:rPr>
          <w:ins w:id="583" w:author="James Lawson" w:date="2014-04-22T11:49:00Z"/>
        </w:rPr>
      </w:pPr>
      <w:ins w:id="584" w:author="James Lawson" w:date="2014-04-14T16:03:00Z">
        <w:r>
          <w:t xml:space="preserve">Under </w:t>
        </w:r>
      </w:ins>
      <w:ins w:id="585" w:author="James Lawson" w:date="2014-04-14T16:31:00Z">
        <w:r w:rsidR="003579D9">
          <w:t>our</w:t>
        </w:r>
      </w:ins>
      <w:ins w:id="586" w:author="James Lawson" w:date="2014-04-14T16:03:00Z">
        <w:r>
          <w:t xml:space="preserve"> argument</w:t>
        </w:r>
      </w:ins>
      <w:ins w:id="587" w:author="James Lawson" w:date="2014-04-14T15:58:00Z">
        <w:r>
          <w:t>,</w:t>
        </w:r>
      </w:ins>
      <w:ins w:id="588" w:author="James Lawson" w:date="2014-04-14T16:31:00Z">
        <w:r w:rsidR="003579D9">
          <w:t xml:space="preserve"> where </w:t>
        </w:r>
      </w:ins>
      <w:ins w:id="589" w:author="James Lawson" w:date="2014-04-22T11:11:00Z">
        <w:r w:rsidR="00360B12">
          <w:t xml:space="preserve">hardy </w:t>
        </w:r>
        <w:proofErr w:type="spellStart"/>
        <w:r w:rsidR="00360B12">
          <w:t>rheophytic</w:t>
        </w:r>
      </w:ins>
      <w:proofErr w:type="spellEnd"/>
      <w:ins w:id="590" w:author="James Lawson" w:date="2014-04-14T16:31:00Z">
        <w:r w:rsidR="003579D9">
          <w:t xml:space="preserve"> species us</w:t>
        </w:r>
        <w:r w:rsidR="003579D9">
          <w:t>e</w:t>
        </w:r>
        <w:r w:rsidR="003579D9">
          <w:t xml:space="preserve"> high wood density ecological strategies to cope with powerful floods and unpredictable watering regimes</w:t>
        </w:r>
        <w:r w:rsidR="003579D9">
          <w:t>,</w:t>
        </w:r>
      </w:ins>
      <w:ins w:id="591" w:author="James Lawson" w:date="2014-04-14T15:58:00Z">
        <w:r>
          <w:t xml:space="preserve"> </w:t>
        </w:r>
      </w:ins>
      <w:ins w:id="592" w:author="James Lawson" w:date="2014-04-22T12:12:00Z">
        <w:r w:rsidR="00135469">
          <w:t xml:space="preserve">we would expect </w:t>
        </w:r>
      </w:ins>
      <w:ins w:id="593" w:author="James Lawson" w:date="2014-04-14T15:58:00Z">
        <w:r>
          <w:t xml:space="preserve">species such as </w:t>
        </w:r>
        <w:r w:rsidRPr="007B76D5">
          <w:rPr>
            <w:i/>
            <w:rPrChange w:id="594" w:author="James Lawson" w:date="2014-04-14T16:00:00Z">
              <w:rPr/>
            </w:rPrChange>
          </w:rPr>
          <w:t xml:space="preserve">Casuarina </w:t>
        </w:r>
        <w:proofErr w:type="spellStart"/>
        <w:r w:rsidRPr="007B76D5">
          <w:rPr>
            <w:i/>
            <w:rPrChange w:id="595" w:author="James Lawson" w:date="2014-04-14T16:00:00Z">
              <w:rPr/>
            </w:rPrChange>
          </w:rPr>
          <w:t>cunninghamiana</w:t>
        </w:r>
        <w:proofErr w:type="spellEnd"/>
        <w:r>
          <w:t xml:space="preserve"> and </w:t>
        </w:r>
        <w:proofErr w:type="spellStart"/>
        <w:r w:rsidRPr="007B76D5">
          <w:rPr>
            <w:i/>
            <w:rPrChange w:id="596" w:author="James Lawson" w:date="2014-04-14T16:00:00Z">
              <w:rPr/>
            </w:rPrChange>
          </w:rPr>
          <w:t>Tristaniopsis</w:t>
        </w:r>
        <w:proofErr w:type="spellEnd"/>
        <w:r w:rsidRPr="007B76D5">
          <w:rPr>
            <w:i/>
            <w:rPrChange w:id="597" w:author="James Lawson" w:date="2014-04-14T16:00:00Z">
              <w:rPr/>
            </w:rPrChange>
          </w:rPr>
          <w:t xml:space="preserve"> </w:t>
        </w:r>
        <w:proofErr w:type="spellStart"/>
        <w:r w:rsidRPr="007B76D5">
          <w:rPr>
            <w:i/>
            <w:rPrChange w:id="598" w:author="James Lawson" w:date="2014-04-14T16:00:00Z">
              <w:rPr/>
            </w:rPrChange>
          </w:rPr>
          <w:t>laurina</w:t>
        </w:r>
        <w:proofErr w:type="spellEnd"/>
        <w:r>
          <w:t xml:space="preserve"> </w:t>
        </w:r>
      </w:ins>
      <w:ins w:id="599" w:author="James Lawson" w:date="2014-04-22T12:12:00Z">
        <w:r w:rsidR="00135469">
          <w:t>to</w:t>
        </w:r>
      </w:ins>
      <w:ins w:id="600" w:author="James Lawson" w:date="2014-04-14T15:58:00Z">
        <w:r>
          <w:t xml:space="preserve"> have the highest wood density in our dataset. </w:t>
        </w:r>
      </w:ins>
      <w:ins w:id="601" w:author="James Lawson" w:date="2014-04-14T15:59:00Z">
        <w:r>
          <w:t xml:space="preserve">Both species exhibit highly variable </w:t>
        </w:r>
      </w:ins>
      <w:ins w:id="602" w:author="James Lawson" w:date="2014-04-14T15:58:00Z">
        <w:r>
          <w:t>trait values,</w:t>
        </w:r>
      </w:ins>
      <w:ins w:id="603" w:author="James Lawson" w:date="2014-04-14T16:40:00Z">
        <w:r w:rsidR="000E11B0">
          <w:t xml:space="preserve"> however,</w:t>
        </w:r>
      </w:ins>
      <w:ins w:id="604" w:author="James Lawson" w:date="2014-04-14T15:58:00Z">
        <w:r>
          <w:t xml:space="preserve"> ranging </w:t>
        </w:r>
      </w:ins>
      <w:ins w:id="605" w:author="James Lawson" w:date="2014-04-14T16:01:00Z">
        <w:r>
          <w:t xml:space="preserve">approximately </w:t>
        </w:r>
      </w:ins>
      <w:ins w:id="606" w:author="James Lawson" w:date="2014-04-14T15:58:00Z">
        <w:r>
          <w:t>between the median value and the 75</w:t>
        </w:r>
        <w:r w:rsidRPr="007B76D5">
          <w:rPr>
            <w:vertAlign w:val="superscript"/>
            <w:rPrChange w:id="607" w:author="James Lawson" w:date="2014-04-14T16:01:00Z">
              <w:rPr/>
            </w:rPrChange>
          </w:rPr>
          <w:t>th</w:t>
        </w:r>
        <w:r>
          <w:t xml:space="preserve"> </w:t>
        </w:r>
      </w:ins>
      <w:ins w:id="608" w:author="James Lawson" w:date="2014-04-14T16:01:00Z">
        <w:r>
          <w:t xml:space="preserve">percentile. </w:t>
        </w:r>
      </w:ins>
      <w:ins w:id="609" w:author="James Lawson" w:date="2014-04-14T16:40:00Z">
        <w:r w:rsidR="000E11B0">
          <w:t xml:space="preserve">As with </w:t>
        </w:r>
        <w:r w:rsidR="000E11B0" w:rsidRPr="000E11B0">
          <w:rPr>
            <w:i/>
            <w:rPrChange w:id="610" w:author="James Lawson" w:date="2014-04-14T16:40:00Z">
              <w:rPr/>
            </w:rPrChange>
          </w:rPr>
          <w:t xml:space="preserve">C. </w:t>
        </w:r>
        <w:proofErr w:type="spellStart"/>
        <w:r w:rsidR="000E11B0" w:rsidRPr="000E11B0">
          <w:rPr>
            <w:i/>
            <w:rPrChange w:id="611" w:author="James Lawson" w:date="2014-04-14T16:40:00Z">
              <w:rPr/>
            </w:rPrChange>
          </w:rPr>
          <w:t>cunninghamiana</w:t>
        </w:r>
        <w:proofErr w:type="spellEnd"/>
        <w:r w:rsidR="000E11B0" w:rsidRPr="000E11B0">
          <w:rPr>
            <w:i/>
            <w:rPrChange w:id="612" w:author="James Lawson" w:date="2014-04-14T16:40:00Z">
              <w:rPr/>
            </w:rPrChange>
          </w:rPr>
          <w:t>,</w:t>
        </w:r>
        <w:r w:rsidR="000E11B0">
          <w:t xml:space="preserve"> </w:t>
        </w:r>
      </w:ins>
      <w:ins w:id="613" w:author="James Lawson" w:date="2014-04-14T16:04:00Z">
        <w:r w:rsidR="00BE0308" w:rsidRPr="00BE0308">
          <w:rPr>
            <w:i/>
            <w:rPrChange w:id="614" w:author="James Lawson" w:date="2014-04-14T16:04:00Z">
              <w:rPr/>
            </w:rPrChange>
          </w:rPr>
          <w:t xml:space="preserve">T. </w:t>
        </w:r>
        <w:proofErr w:type="spellStart"/>
        <w:r w:rsidR="00BE0308" w:rsidRPr="00BE0308">
          <w:rPr>
            <w:i/>
            <w:rPrChange w:id="615" w:author="James Lawson" w:date="2014-04-14T16:04:00Z">
              <w:rPr/>
            </w:rPrChange>
          </w:rPr>
          <w:t>laurina</w:t>
        </w:r>
        <w:proofErr w:type="spellEnd"/>
        <w:r w:rsidR="00BE0308">
          <w:t xml:space="preserve"> </w:t>
        </w:r>
      </w:ins>
      <w:ins w:id="616" w:author="James Lawson" w:date="2014-04-14T16:09:00Z">
        <w:r w:rsidR="00BE0308">
          <w:t xml:space="preserve">is a </w:t>
        </w:r>
        <w:proofErr w:type="spellStart"/>
        <w:r w:rsidR="00BE0308">
          <w:t>heliophilc</w:t>
        </w:r>
        <w:proofErr w:type="spellEnd"/>
        <w:r w:rsidR="00BE0308">
          <w:t xml:space="preserve"> </w:t>
        </w:r>
      </w:ins>
      <w:ins w:id="617" w:author="James Lawson" w:date="2014-04-14T16:13:00Z">
        <w:r w:rsidR="00BE0308">
          <w:t>coloniser</w:t>
        </w:r>
      </w:ins>
      <w:ins w:id="618" w:author="James Lawson" w:date="2014-04-14T16:09:00Z">
        <w:r w:rsidR="00BE0308">
          <w:t xml:space="preserve"> </w:t>
        </w:r>
      </w:ins>
      <w:ins w:id="619" w:author="James Lawson" w:date="2014-04-14T16:13:00Z">
        <w:r w:rsidR="00BE0308">
          <w:t xml:space="preserve">of </w:t>
        </w:r>
        <w:r w:rsidR="006817B9">
          <w:t>within and near-channel landforms</w:t>
        </w:r>
      </w:ins>
      <w:ins w:id="620" w:author="James Lawson" w:date="2014-04-14T16:46:00Z">
        <w:r w:rsidR="00B52E9B">
          <w:t xml:space="preserve"> </w:t>
        </w:r>
        <w:r w:rsidR="00B52E9B">
          <w:fldChar w:fldCharType="begin" w:fldLock="1"/>
        </w:r>
      </w:ins>
      <w:r w:rsidR="00135469">
        <w:instrText>ADDIN CSL_CITATION { "citationItems" : [ { "id" : "ITEM-1", "itemData" : { "author" : [ { "dropping-particle" : "", "family" : "Webb", "given" : "AA", "non-dropping-particle" : "", "parse-names" : false, "suffix" : "" }, { "dropping-particle" : "", "family" : "Erskine", "given" : "WD", "non-dropping-particle" : "", "parse-names" : false, "suffix" : "" }, { "dropping-particle" : "", "family" : "Dragovich", "given" : "D", "non-dropping-particle" : "", "parse-names" : false, "suffix" : "" } ], "container-title" : "International Association of \u2026", "id" : "ITEM-1", "issued" : { "date-parts" : [ [ "2002" ] ] }, "page" : "203-210", "title" : "Flood-driven formation and destruction of a forested flood plain and in-channel benches on a bedrock-confined stream: Wheeny Creek, southeast Australia", "type" : "article-journal", "volume" : "276" }, "uris" : [ "http://www.mendeley.com/documents/?uuid=d2c42809-f7cc-41f2-8594-1a34dcedc616" ] } ], "mendeley" : { "previouslyFormattedCitation" : "(Webb, Erskine, &amp; Dragovich, 2002)" }, "properties" : { "noteIndex" : 0 }, "schema" : "https://github.com/citation-style-language/schema/raw/master/csl-citation.json" }</w:instrText>
      </w:r>
      <w:r w:rsidR="00B52E9B">
        <w:fldChar w:fldCharType="separate"/>
      </w:r>
      <w:r w:rsidR="00B52E9B" w:rsidRPr="00B52E9B">
        <w:rPr>
          <w:noProof/>
        </w:rPr>
        <w:t>(Webb, Erskine, &amp; Dragovich, 2002)</w:t>
      </w:r>
      <w:ins w:id="621" w:author="James Lawson" w:date="2014-04-14T16:46:00Z">
        <w:r w:rsidR="00B52E9B">
          <w:fldChar w:fldCharType="end"/>
        </w:r>
      </w:ins>
      <w:ins w:id="622" w:author="James Lawson" w:date="2014-04-14T16:16:00Z">
        <w:r w:rsidR="006817B9">
          <w:t>.</w:t>
        </w:r>
      </w:ins>
      <w:ins w:id="623" w:author="James Lawson" w:date="2014-04-14T16:18:00Z">
        <w:r w:rsidR="006817B9">
          <w:t xml:space="preserve"> </w:t>
        </w:r>
      </w:ins>
      <w:ins w:id="624" w:author="James Lawson" w:date="2014-04-14T16:21:00Z">
        <w:r w:rsidR="006817B9">
          <w:t>By</w:t>
        </w:r>
      </w:ins>
      <w:ins w:id="625" w:author="James Lawson" w:date="2014-04-14T16:18:00Z">
        <w:r w:rsidR="006817B9">
          <w:t xml:space="preserve"> establish</w:t>
        </w:r>
      </w:ins>
      <w:ins w:id="626" w:author="James Lawson" w:date="2014-04-14T16:21:00Z">
        <w:r w:rsidR="006817B9">
          <w:t>ing</w:t>
        </w:r>
      </w:ins>
      <w:ins w:id="627" w:author="James Lawson" w:date="2014-04-14T16:18:00Z">
        <w:r w:rsidR="006817B9">
          <w:t xml:space="preserve"> </w:t>
        </w:r>
      </w:ins>
      <w:ins w:id="628" w:author="James Lawson" w:date="2014-04-14T16:19:00Z">
        <w:r w:rsidR="006817B9">
          <w:t>so close to the channel</w:t>
        </w:r>
      </w:ins>
      <w:ins w:id="629" w:author="James Lawson" w:date="2014-04-14T16:18:00Z">
        <w:r w:rsidR="006817B9">
          <w:t>,</w:t>
        </w:r>
      </w:ins>
      <w:ins w:id="630" w:author="James Lawson" w:date="2014-04-14T16:26:00Z">
        <w:r w:rsidR="003579D9">
          <w:t xml:space="preserve"> seedlings of</w:t>
        </w:r>
      </w:ins>
      <w:ins w:id="631" w:author="James Lawson" w:date="2014-04-14T16:20:00Z">
        <w:r w:rsidR="006817B9">
          <w:t xml:space="preserve"> </w:t>
        </w:r>
      </w:ins>
      <w:ins w:id="632" w:author="James Lawson" w:date="2014-04-14T16:26:00Z">
        <w:r w:rsidR="003579D9">
          <w:t>these species must balance the risks of</w:t>
        </w:r>
      </w:ins>
      <w:ins w:id="633" w:author="James Lawson" w:date="2014-04-14T16:27:00Z">
        <w:r w:rsidR="003579D9">
          <w:t xml:space="preserve"> flooding with the </w:t>
        </w:r>
      </w:ins>
      <w:ins w:id="634" w:author="James Lawson" w:date="2014-04-14T16:28:00Z">
        <w:r w:rsidR="003579D9">
          <w:t>advantages</w:t>
        </w:r>
      </w:ins>
      <w:ins w:id="635" w:author="James Lawson" w:date="2014-04-14T16:27:00Z">
        <w:r w:rsidR="003579D9">
          <w:t xml:space="preserve"> of </w:t>
        </w:r>
      </w:ins>
      <w:ins w:id="636" w:author="James Lawson" w:date="2014-04-14T16:41:00Z">
        <w:r w:rsidR="000E11B0">
          <w:t>growth</w:t>
        </w:r>
      </w:ins>
      <w:ins w:id="637" w:author="James Lawson" w:date="2014-04-14T16:26:00Z">
        <w:r w:rsidR="003579D9">
          <w:t xml:space="preserve"> </w:t>
        </w:r>
      </w:ins>
      <w:ins w:id="638" w:author="James Lawson" w:date="2014-04-14T16:20:00Z">
        <w:r w:rsidR="006817B9">
          <w:t>unencumbered by competition for light or space</w:t>
        </w:r>
      </w:ins>
      <w:ins w:id="639" w:author="James Lawson" w:date="2014-04-14T16:26:00Z">
        <w:r w:rsidR="003579D9">
          <w:t>.</w:t>
        </w:r>
      </w:ins>
      <w:ins w:id="640" w:author="James Lawson" w:date="2014-04-14T16:25:00Z">
        <w:r w:rsidR="003579D9">
          <w:t xml:space="preserve"> </w:t>
        </w:r>
      </w:ins>
      <w:ins w:id="641" w:author="James Lawson" w:date="2014-04-14T16:28:00Z">
        <w:r w:rsidR="003579D9">
          <w:t>Maintaining a h</w:t>
        </w:r>
      </w:ins>
      <w:ins w:id="642" w:author="James Lawson" w:date="2014-04-14T16:27:00Z">
        <w:r w:rsidR="003579D9">
          <w:t xml:space="preserve">igh relative growth rate, at least </w:t>
        </w:r>
      </w:ins>
      <w:ins w:id="643" w:author="James Lawson" w:date="2014-04-14T16:28:00Z">
        <w:r w:rsidR="003579D9">
          <w:t xml:space="preserve">until the trees are physically large enough to endure flooding, </w:t>
        </w:r>
      </w:ins>
      <w:ins w:id="644" w:author="James Lawson" w:date="2014-04-14T16:41:00Z">
        <w:r w:rsidR="000E11B0">
          <w:t xml:space="preserve">allows these species to </w:t>
        </w:r>
      </w:ins>
      <w:ins w:id="645" w:author="James Lawson" w:date="2014-04-14T16:42:00Z">
        <w:r w:rsidR="000E11B0">
          <w:t>quickly fill space</w:t>
        </w:r>
      </w:ins>
      <w:ins w:id="646" w:author="James Lawson" w:date="2014-04-14T16:43:00Z">
        <w:r w:rsidR="000E11B0">
          <w:t xml:space="preserve"> and build photosynthetic tissue</w:t>
        </w:r>
      </w:ins>
      <w:ins w:id="647" w:author="James Lawson" w:date="2014-04-14T16:47:00Z">
        <w:r w:rsidR="00B52E9B">
          <w:t xml:space="preserve"> </w:t>
        </w:r>
        <w:r w:rsidR="00B52E9B">
          <w:fldChar w:fldCharType="begin" w:fldLock="1"/>
        </w:r>
      </w:ins>
      <w:r w:rsidR="00135469">
        <w:instrText>ADDIN CSL_CITATION { "citationItems" : [ { "id" : "ITEM-1", "itemData" : { "author" : [ { "dropping-particle" : "", "family" : "Melick", "given" : "DR", "non-dropping-particle" : "", "parse-names" : false, "suffix" : "" } ], "container-title" : "Australian journal of botany", "id" : "ITEM-1", "issued" : { "date-parts" : [ [ "1990" ] ] }, "page" : "111-120", "title" : "Regenerative succession of Tristaniopsis laurina and Acmena smithii in riparian warm temperate rain-forest in Victoria, in relation to light and nutrient regimes", "type" : "article-journal", "volume" : "38" }, "uris" : [ "http://www.mendeley.com/documents/?uuid=5741de4e-b979-4e1f-8eb6-93567d2841d3" ] } ], "mendeley" : { "previouslyFormattedCitation" : "(Melick, 1990)" }, "properties" : { "noteIndex" : 0 }, "schema" : "https://github.com/citation-style-language/schema/raw/master/csl-citation.json" }</w:instrText>
      </w:r>
      <w:r w:rsidR="00B52E9B">
        <w:fldChar w:fldCharType="separate"/>
      </w:r>
      <w:r w:rsidR="00B52E9B" w:rsidRPr="00B52E9B">
        <w:rPr>
          <w:noProof/>
        </w:rPr>
        <w:t>(Melick, 1990)</w:t>
      </w:r>
      <w:ins w:id="648" w:author="James Lawson" w:date="2014-04-14T16:47:00Z">
        <w:r w:rsidR="00B52E9B">
          <w:fldChar w:fldCharType="end"/>
        </w:r>
      </w:ins>
      <w:ins w:id="649" w:author="James Lawson" w:date="2014-04-14T16:28:00Z">
        <w:r w:rsidR="003579D9">
          <w:t xml:space="preserve">. </w:t>
        </w:r>
      </w:ins>
      <w:ins w:id="650" w:author="James Lawson" w:date="2014-04-22T12:09:00Z">
        <w:r w:rsidR="00135469">
          <w:t>If parallels with tropical rainforest</w:t>
        </w:r>
      </w:ins>
      <w:ins w:id="651" w:author="James Lawson" w:date="2014-04-22T12:10:00Z">
        <w:r w:rsidR="00135469">
          <w:t xml:space="preserve"> species</w:t>
        </w:r>
      </w:ins>
      <w:ins w:id="652" w:author="James Lawson" w:date="2014-04-22T12:09:00Z">
        <w:r w:rsidR="00135469">
          <w:t xml:space="preserve"> hold</w:t>
        </w:r>
      </w:ins>
      <w:ins w:id="653" w:author="James Lawson" w:date="2014-04-22T12:10:00Z">
        <w:r w:rsidR="00135469">
          <w:t xml:space="preserve"> </w:t>
        </w:r>
      </w:ins>
      <w:ins w:id="654" w:author="James Lawson" w:date="2014-04-22T12:12:00Z">
        <w:r w:rsidR="00135469">
          <w:fldChar w:fldCharType="begin" w:fldLock="1"/>
        </w:r>
      </w:ins>
      <w:r w:rsidR="00135469">
        <w:instrText>ADDIN CSL_CITATION { "citationItems" : [ { "id" : "ITEM-1",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"ITEM-1", "issue" : "3", "issued" : { "date-parts" : [ [ "2006", "3", "3" ] ] }, "page" : "670-680", "title" : "The role of wood density and stem support costs in the growth and mortality of tropical trees", "type" : "article-journal", "volume" : "94" }, "uris" : [ "http://www.mendeley.com/documents/?uuid=7463ba26-6e62-43e6-a6d3-affc9e1957b3" ] }, { "id" : "ITEM-2", "itemData" : { "author" : [ { "dropping-particle" : "", "family" : "Kraft", "given" : "NJB", "non-dropping-particle" : "", "parse-names" : false, "suffix" : "" }, { "dropping-particle" : "", "family" : "Valencia", "given" : "Renato", "non-dropping-particle" : "", "parse-names" : false, "suffix" : "" }, { "dropping-particle" : "", "family" : "Ackerly", "given" : "DD", "non-dropping-particle" : "", "parse-names" : false, "suffix" : "" } ], "container-title" : "Science", "id" : "ITEM-2", "issue" : "October", "issued" : { "date-parts" : [ [ "2008" ] ] }, "page" : "580-582", "title" : "Functional traits and niche-based tree community assembly in an Amazonian forest", "type" : "article-journal" }, "uris" : [ "http://www.mendeley.com/documents/?uuid=b512c24e-81e3-44db-a07a-37df471b5eff" ] }, { "id" : "ITEM-3",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"ITEM-3", "issue" : "7", "issued" : { "date-parts" : [ [ "2008", "7" ] ] }, "page" : "1908-20", "title" : "Are functional traits good predictors of demographic rates? Evidence from five neotropical forests.", "type" : "article-journal", "volume" : "89" }, "uris" : [ "http://www.mendeley.com/documents/?uuid=c8b2cd40-7dd7-40a1-a537-0c9452d12246" ] }, { "id" : "ITEM-4",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"ITEM-4",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et al., 2006; N. Kraft, Valencia, &amp; Ackerly, 2008; L Poorter et al., 2008; Lourens Poorter et al., 2010; Wright et al., 2010)" }, "properties" : { "noteIndex" : 0 }, "schema" : "https://github.com/citation-style-language/schema/raw/master/csl-citation.json" }</w:instrText>
      </w:r>
      <w:r w:rsidR="00135469">
        <w:fldChar w:fldCharType="separate"/>
      </w:r>
      <w:r w:rsidR="00135469" w:rsidRPr="00135469">
        <w:rPr>
          <w:noProof/>
        </w:rPr>
        <w:t>(King et al., 2006; N. Kraft, Valencia, &amp; Ackerly, 2008; L Poorter et al., 2008; Lourens Poorter et al., 2010; Wright et al., 2010)</w:t>
      </w:r>
      <w:ins w:id="655" w:author="James Lawson" w:date="2014-04-22T12:12:00Z">
        <w:r w:rsidR="00135469">
          <w:fldChar w:fldCharType="end"/>
        </w:r>
      </w:ins>
      <w:ins w:id="656" w:author="James Lawson" w:date="2014-04-22T12:09:00Z">
        <w:r w:rsidR="00135469">
          <w:t xml:space="preserve">, however, this strategy will </w:t>
        </w:r>
        <w:r w:rsidR="00135469">
          <w:t>not be conducive to setting down den</w:t>
        </w:r>
      </w:ins>
      <w:ins w:id="657" w:author="James Lawson" w:date="2014-04-22T12:10:00Z">
        <w:r w:rsidR="00135469">
          <w:t>se</w:t>
        </w:r>
      </w:ins>
      <w:ins w:id="658" w:author="James Lawson" w:date="2014-04-22T12:09:00Z">
        <w:r w:rsidR="00135469">
          <w:t xml:space="preserve"> wood.</w:t>
        </w:r>
        <w:r w:rsidR="00135469">
          <w:t xml:space="preserve"> </w:t>
        </w:r>
      </w:ins>
      <w:ins w:id="659" w:author="James Lawson" w:date="2014-04-14T16:28:00Z">
        <w:r w:rsidR="003579D9">
          <w:t>In addition to morphological adaptations</w:t>
        </w:r>
      </w:ins>
      <w:ins w:id="660" w:author="James Lawson" w:date="2014-04-14T16:34:00Z">
        <w:r w:rsidR="0063022F">
          <w:t xml:space="preserve"> in </w:t>
        </w:r>
        <w:r w:rsidR="0063022F" w:rsidRPr="0063022F">
          <w:rPr>
            <w:i/>
            <w:rPrChange w:id="661" w:author="James Lawson" w:date="2014-04-14T16:34:00Z">
              <w:rPr/>
            </w:rPrChange>
          </w:rPr>
          <w:t xml:space="preserve">T. </w:t>
        </w:r>
        <w:proofErr w:type="spellStart"/>
        <w:r w:rsidR="0063022F" w:rsidRPr="0063022F">
          <w:rPr>
            <w:i/>
            <w:rPrChange w:id="662" w:author="James Lawson" w:date="2014-04-14T16:34:00Z">
              <w:rPr/>
            </w:rPrChange>
          </w:rPr>
          <w:t>laurina</w:t>
        </w:r>
      </w:ins>
      <w:proofErr w:type="spellEnd"/>
      <w:ins w:id="663" w:author="James Lawson" w:date="2014-04-14T16:28:00Z">
        <w:r w:rsidR="003579D9">
          <w:t xml:space="preserve"> </w:t>
        </w:r>
      </w:ins>
      <w:ins w:id="664" w:author="James Lawson" w:date="2014-04-14T16:29:00Z">
        <w:r w:rsidR="003579D9">
          <w:t>such</w:t>
        </w:r>
      </w:ins>
      <w:ins w:id="665" w:author="James Lawson" w:date="2014-04-14T16:28:00Z">
        <w:r w:rsidR="003579D9">
          <w:t xml:space="preserve"> </w:t>
        </w:r>
      </w:ins>
      <w:ins w:id="666" w:author="James Lawson" w:date="2014-04-14T16:29:00Z">
        <w:r w:rsidR="003579D9">
          <w:t>as multi-</w:t>
        </w:r>
        <w:proofErr w:type="spellStart"/>
        <w:r w:rsidR="003579D9">
          <w:t>stemmedness</w:t>
        </w:r>
      </w:ins>
      <w:proofErr w:type="spellEnd"/>
      <w:ins w:id="667" w:author="James Lawson" w:date="2014-04-22T11:12:00Z">
        <w:r w:rsidR="00360B12">
          <w:t>, narrow leaves</w:t>
        </w:r>
      </w:ins>
      <w:ins w:id="668" w:author="James Lawson" w:date="2014-04-14T16:29:00Z">
        <w:r w:rsidR="003579D9">
          <w:t xml:space="preserve"> and growth streamlined against the direction of flow</w:t>
        </w:r>
      </w:ins>
      <w:ins w:id="669" w:author="James Lawson" w:date="2014-04-22T11:14:00Z">
        <w:r w:rsidR="00360B12">
          <w:t xml:space="preserve"> </w:t>
        </w:r>
      </w:ins>
      <w:ins w:id="670" w:author="James Lawson" w:date="2014-04-22T11:15:00Z">
        <w:r w:rsidR="00360B12">
          <w:fldChar w:fldCharType="begin" w:fldLock="1"/>
        </w:r>
      </w:ins>
      <w:r w:rsidR="00135469">
        <w:instrText>ADDIN CSL_CITATION { "citationItems" : [ { "id" : "ITEM-1", "itemData" : { "author" : [ { "dropping-particle" : "", "family" : "Webb", "given" : "AA", "non-dropping-particle" : "", "parse-names" : false, "suffix" : "" }, { "dropping-particle" : "", "family" : "Erskine", "given" : "WD", "non-dropping-particle" : "", "parse-names" : false, "suffix" : "" }, { "dropping-particle" : "", "family" : "Dragovich", "given" : "D", "non-dropping-particle" : "", "parse-names" : false, "suffix" : "" } ], "container-title" : "International Association of \u2026", "id" : "ITEM-1", "issued" : { "date-parts" : [ [ "2002" ] ] }, "page" : "203-210", "title" : "Flood-driven formation and destruction of a forested flood plain and in-channel benches on a bedrock-confined stream: Wheeny Creek, southeast Australia", "type" : "article-journal", "volume" : "276" }, "uris" : [ "http://www.mendeley.com/documents/?uuid=d2c42809-f7cc-41f2-8594-1a34dcedc616" ] }, { "id" : "ITEM-2", "itemData" : { "author" : [ { "dropping-particle" : "", "family" : "Steenis", "given" : "Cornelis Gijsbert Gerrit Jan", "non-dropping-particle" : "van", "parse-names" : false, "suffix" : "" } ], "id" : "ITEM-2", "issued" : { "date-parts" : [ [ "1981" ] ] }, "publisher" : "Sijthoff &amp; Noordhoff Alphen aan den Rijn, Netherlands", "title" : "Rheophytes of the world: an account of the flood-resistant flowering plants and ferns and the theory of autonomous evolution", "type" : "book" }, "uris" : [ "http://www.mendeley.com/documents/?uuid=3a499ee1-fb62-4d32-8c22-7da5b5db622e" ] } ], "mendeley" : { "previouslyFormattedCitation" : "(van Steenis, 1981; Webb et al., 2002)" }, "properties" : { "noteIndex" : 0 }, "schema" : "https://github.com/citation-style-language/schema/raw/master/csl-citation.json" }</w:instrText>
      </w:r>
      <w:r w:rsidR="00360B12">
        <w:fldChar w:fldCharType="separate"/>
      </w:r>
      <w:r w:rsidR="00360B12" w:rsidRPr="00360B12">
        <w:rPr>
          <w:noProof/>
        </w:rPr>
        <w:t>(van Steenis, 1981; Webb et al., 2002)</w:t>
      </w:r>
      <w:ins w:id="671" w:author="James Lawson" w:date="2014-04-22T11:15:00Z">
        <w:r w:rsidR="00360B12">
          <w:fldChar w:fldCharType="end"/>
        </w:r>
      </w:ins>
      <w:ins w:id="672" w:author="James Lawson" w:date="2014-04-14T16:29:00Z">
        <w:r w:rsidR="0063022F">
          <w:t>,</w:t>
        </w:r>
      </w:ins>
      <w:ins w:id="673" w:author="James Lawson" w:date="2014-04-14T16:28:00Z">
        <w:r w:rsidR="003579D9">
          <w:t xml:space="preserve"> th</w:t>
        </w:r>
      </w:ins>
      <w:ins w:id="674" w:author="James Lawson" w:date="2014-04-14T16:43:00Z">
        <w:r w:rsidR="000E11B0">
          <w:t>e</w:t>
        </w:r>
      </w:ins>
      <w:ins w:id="675" w:author="James Lawson" w:date="2014-04-14T16:28:00Z">
        <w:r w:rsidR="003579D9">
          <w:t xml:space="preserve"> trade</w:t>
        </w:r>
      </w:ins>
      <w:ins w:id="676" w:author="James Lawson" w:date="2014-04-14T16:30:00Z">
        <w:r w:rsidR="003579D9">
          <w:t>-</w:t>
        </w:r>
      </w:ins>
      <w:ins w:id="677" w:author="James Lawson" w:date="2014-04-14T16:28:00Z">
        <w:r w:rsidR="003579D9">
          <w:t xml:space="preserve">off </w:t>
        </w:r>
      </w:ins>
      <w:ins w:id="678" w:author="James Lawson" w:date="2014-04-14T16:43:00Z">
        <w:r w:rsidR="000E11B0">
          <w:t>between flood resistance</w:t>
        </w:r>
      </w:ins>
      <w:ins w:id="679" w:author="James Lawson" w:date="2014-04-14T16:44:00Z">
        <w:r w:rsidR="000E11B0">
          <w:t xml:space="preserve"> and rapid resource acquisition</w:t>
        </w:r>
      </w:ins>
      <w:ins w:id="680" w:author="James Lawson" w:date="2014-04-14T16:43:00Z">
        <w:r w:rsidR="000E11B0">
          <w:t xml:space="preserve"> </w:t>
        </w:r>
      </w:ins>
      <w:ins w:id="681" w:author="James Lawson" w:date="2014-04-14T16:44:00Z">
        <w:r w:rsidR="000E11B0">
          <w:t xml:space="preserve">during establishment </w:t>
        </w:r>
      </w:ins>
      <w:ins w:id="682" w:author="James Lawson" w:date="2014-04-14T16:28:00Z">
        <w:r w:rsidR="003579D9">
          <w:t>serves to explain</w:t>
        </w:r>
      </w:ins>
      <w:ins w:id="683" w:author="James Lawson" w:date="2014-04-22T12:08:00Z">
        <w:r w:rsidR="00135469">
          <w:t xml:space="preserve"> why the optimal wood density for </w:t>
        </w:r>
        <w:proofErr w:type="spellStart"/>
        <w:r w:rsidR="00135469">
          <w:t>rheophytic</w:t>
        </w:r>
        <w:proofErr w:type="spellEnd"/>
        <w:r w:rsidR="00135469">
          <w:t xml:space="preserve"> species occurs in</w:t>
        </w:r>
      </w:ins>
      <w:ins w:id="684" w:author="James Lawson" w:date="2014-04-14T16:28:00Z">
        <w:r w:rsidR="003579D9">
          <w:t xml:space="preserve"> </w:t>
        </w:r>
      </w:ins>
      <w:ins w:id="685" w:author="James Lawson" w:date="2014-04-22T12:08:00Z">
        <w:r w:rsidR="00135469">
          <w:t>a</w:t>
        </w:r>
      </w:ins>
      <w:ins w:id="686" w:author="James Lawson" w:date="2014-04-14T16:31:00Z">
        <w:r w:rsidR="003579D9">
          <w:t xml:space="preserve"> middling position </w:t>
        </w:r>
      </w:ins>
      <w:ins w:id="687" w:author="James Lawson" w:date="2014-04-14T16:33:00Z">
        <w:r w:rsidR="003579D9">
          <w:t>on the ladder</w:t>
        </w:r>
      </w:ins>
      <w:ins w:id="688" w:author="James Lawson" w:date="2014-04-14T16:31:00Z">
        <w:r w:rsidR="003579D9">
          <w:t xml:space="preserve"> of wood density. </w:t>
        </w:r>
      </w:ins>
      <w:ins w:id="689" w:author="James Lawson" w:date="2014-04-14T16:35:00Z">
        <w:r w:rsidR="0063022F">
          <w:t>Instead</w:t>
        </w:r>
      </w:ins>
      <w:ins w:id="690" w:author="James Lawson" w:date="2014-04-14T16:32:00Z">
        <w:r w:rsidR="003579D9">
          <w:t xml:space="preserve">, it is the </w:t>
        </w:r>
      </w:ins>
      <w:ins w:id="691" w:author="James Lawson" w:date="2014-04-22T12:14:00Z">
        <w:r w:rsidR="00686747">
          <w:t>tall</w:t>
        </w:r>
      </w:ins>
      <w:ins w:id="692" w:author="James Lawson" w:date="2014-04-14T16:33:00Z">
        <w:r w:rsidR="003579D9">
          <w:t xml:space="preserve">, </w:t>
        </w:r>
      </w:ins>
      <w:ins w:id="693" w:author="James Lawson" w:date="2014-04-14T16:32:00Z">
        <w:r w:rsidR="003579D9">
          <w:t>facultative</w:t>
        </w:r>
      </w:ins>
      <w:ins w:id="694" w:author="James Lawson" w:date="2014-04-14T16:33:00Z">
        <w:r w:rsidR="003579D9">
          <w:t xml:space="preserve"> riparian</w:t>
        </w:r>
      </w:ins>
      <w:ins w:id="695" w:author="James Lawson" w:date="2014-04-14T16:32:00Z">
        <w:r w:rsidR="003579D9">
          <w:t xml:space="preserve"> species </w:t>
        </w:r>
      </w:ins>
      <w:ins w:id="696" w:author="James Lawson" w:date="2014-04-14T16:35:00Z">
        <w:r w:rsidR="0063022F">
          <w:t xml:space="preserve">from rainforest sites </w:t>
        </w:r>
      </w:ins>
      <w:ins w:id="697" w:author="James Lawson" w:date="2014-04-14T16:33:00Z">
        <w:r w:rsidR="003579D9">
          <w:t xml:space="preserve">that </w:t>
        </w:r>
      </w:ins>
      <w:ins w:id="698" w:author="James Lawson" w:date="2014-04-14T16:35:00Z">
        <w:r w:rsidR="0063022F">
          <w:t>occupy the</w:t>
        </w:r>
      </w:ins>
      <w:ins w:id="699" w:author="James Lawson" w:date="2014-04-14T16:33:00Z">
        <w:r w:rsidR="003579D9">
          <w:t xml:space="preserve"> highest </w:t>
        </w:r>
      </w:ins>
      <w:ins w:id="700" w:author="James Lawson" w:date="2014-04-14T16:34:00Z">
        <w:r w:rsidR="003579D9">
          <w:t>rungs</w:t>
        </w:r>
      </w:ins>
      <w:ins w:id="701" w:author="James Lawson" w:date="2014-04-14T16:33:00Z">
        <w:r w:rsidR="003579D9">
          <w:t xml:space="preserve"> in our dataset.</w:t>
        </w:r>
      </w:ins>
      <w:ins w:id="702" w:author="James Lawson" w:date="2014-04-22T12:13:00Z">
        <w:r w:rsidR="00686747" w:rsidRPr="00686747">
          <w:rPr>
            <w:b/>
            <w:rPrChange w:id="703" w:author="James Lawson" w:date="2014-04-22T12:20:00Z">
              <w:rPr/>
            </w:rPrChange>
          </w:rPr>
          <w:t xml:space="preserve"> </w:t>
        </w:r>
        <w:r w:rsidR="00686747" w:rsidRPr="00686747">
          <w:rPr>
            <w:b/>
            <w:highlight w:val="yellow"/>
            <w:rPrChange w:id="704" w:author="James Lawson" w:date="2014-04-22T12:22:00Z">
              <w:rPr/>
            </w:rPrChange>
          </w:rPr>
          <w:t xml:space="preserve">This observation agrees with previous literature </w:t>
        </w:r>
      </w:ins>
      <w:ins w:id="705" w:author="James Lawson" w:date="2014-04-22T12:17:00Z">
        <w:r w:rsidR="00686747" w:rsidRPr="00686747">
          <w:rPr>
            <w:b/>
            <w:highlight w:val="yellow"/>
            <w:rPrChange w:id="706" w:author="James Lawson" w:date="2014-04-22T12:22:00Z">
              <w:rPr/>
            </w:rPrChange>
          </w:rPr>
          <w:t>showing</w:t>
        </w:r>
      </w:ins>
      <w:ins w:id="707" w:author="James Lawson" w:date="2014-04-22T12:13:00Z">
        <w:r w:rsidR="00686747" w:rsidRPr="00686747">
          <w:rPr>
            <w:b/>
            <w:highlight w:val="yellow"/>
            <w:rPrChange w:id="708" w:author="James Lawson" w:date="2014-04-22T12:22:00Z">
              <w:rPr/>
            </w:rPrChange>
          </w:rPr>
          <w:t xml:space="preserve"> increas</w:t>
        </w:r>
      </w:ins>
      <w:ins w:id="709" w:author="James Lawson" w:date="2014-04-22T12:17:00Z">
        <w:r w:rsidR="00686747" w:rsidRPr="00686747">
          <w:rPr>
            <w:b/>
            <w:highlight w:val="yellow"/>
            <w:rPrChange w:id="710" w:author="James Lawson" w:date="2014-04-22T12:22:00Z">
              <w:rPr/>
            </w:rPrChange>
          </w:rPr>
          <w:t>ing</w:t>
        </w:r>
      </w:ins>
      <w:ins w:id="711" w:author="James Lawson" w:date="2014-04-22T12:13:00Z">
        <w:r w:rsidR="00686747" w:rsidRPr="00686747">
          <w:rPr>
            <w:b/>
            <w:highlight w:val="yellow"/>
            <w:rPrChange w:id="712" w:author="James Lawson" w:date="2014-04-22T12:22:00Z">
              <w:rPr/>
            </w:rPrChange>
          </w:rPr>
          <w:t xml:space="preserve"> in wood density</w:t>
        </w:r>
      </w:ins>
      <w:ins w:id="713" w:author="James Lawson" w:date="2014-04-22T12:17:00Z">
        <w:r w:rsidR="00686747" w:rsidRPr="00686747">
          <w:rPr>
            <w:b/>
            <w:highlight w:val="yellow"/>
            <w:rPrChange w:id="714" w:author="James Lawson" w:date="2014-04-22T12:22:00Z">
              <w:rPr/>
            </w:rPrChange>
          </w:rPr>
          <w:t xml:space="preserve"> along a successional gradient; </w:t>
        </w:r>
      </w:ins>
      <w:ins w:id="715" w:author="James Lawson" w:date="2014-04-22T12:20:00Z">
        <w:r w:rsidR="00686747" w:rsidRPr="00686747">
          <w:rPr>
            <w:b/>
            <w:highlight w:val="yellow"/>
            <w:rPrChange w:id="716" w:author="James Lawson" w:date="2014-04-22T12:22:00Z">
              <w:rPr/>
            </w:rPrChange>
          </w:rPr>
          <w:t>these species tended to occur further up the bank</w:t>
        </w:r>
      </w:ins>
      <w:ins w:id="717" w:author="James Lawson" w:date="2014-04-22T12:21:00Z">
        <w:r w:rsidR="00686747" w:rsidRPr="00686747">
          <w:rPr>
            <w:b/>
            <w:highlight w:val="yellow"/>
            <w:rPrChange w:id="718" w:author="James Lawson" w:date="2014-04-22T12:22:00Z">
              <w:rPr>
                <w:b/>
              </w:rPr>
            </w:rPrChange>
          </w:rPr>
          <w:t>, so would have been subject to only the most intense flooding events</w:t>
        </w:r>
      </w:ins>
      <w:ins w:id="719" w:author="James Lawson" w:date="2014-04-22T12:20:00Z">
        <w:r w:rsidR="00686747" w:rsidRPr="00686747">
          <w:rPr>
            <w:b/>
            <w:rPrChange w:id="720" w:author="James Lawson" w:date="2014-04-22T12:20:00Z">
              <w:rPr/>
            </w:rPrChange>
          </w:rPr>
          <w:t>.</w:t>
        </w:r>
      </w:ins>
      <w:ins w:id="721" w:author="James Lawson" w:date="2014-04-22T12:17:00Z">
        <w:r w:rsidR="00686747">
          <w:t xml:space="preserve"> </w:t>
        </w:r>
      </w:ins>
      <w:ins w:id="722" w:author="James Lawson" w:date="2014-04-22T12:13:00Z">
        <w:r w:rsidR="00686747">
          <w:t xml:space="preserve"> </w:t>
        </w:r>
      </w:ins>
      <w:ins w:id="723" w:author="James Lawson" w:date="2014-04-14T17:23:00Z">
        <w:r w:rsidR="0067461C">
          <w:t xml:space="preserve"> Nevertheless, the wide plasticity in wood density shown by </w:t>
        </w:r>
        <w:r w:rsidR="0067461C" w:rsidRPr="0067461C">
          <w:rPr>
            <w:i/>
            <w:rPrChange w:id="724" w:author="James Lawson" w:date="2014-04-14T17:24:00Z">
              <w:rPr/>
            </w:rPrChange>
          </w:rPr>
          <w:t xml:space="preserve">C. </w:t>
        </w:r>
        <w:proofErr w:type="spellStart"/>
        <w:r w:rsidR="0067461C" w:rsidRPr="0067461C">
          <w:rPr>
            <w:i/>
            <w:rPrChange w:id="725" w:author="James Lawson" w:date="2014-04-14T17:24:00Z">
              <w:rPr/>
            </w:rPrChange>
          </w:rPr>
          <w:t>cunninghamiana</w:t>
        </w:r>
        <w:proofErr w:type="spellEnd"/>
        <w:r w:rsidR="0067461C" w:rsidRPr="0067461C">
          <w:rPr>
            <w:i/>
            <w:rPrChange w:id="726" w:author="James Lawson" w:date="2014-04-14T17:24:00Z">
              <w:rPr/>
            </w:rPrChange>
          </w:rPr>
          <w:t xml:space="preserve"> </w:t>
        </w:r>
        <w:r w:rsidR="0067461C">
          <w:t xml:space="preserve">and </w:t>
        </w:r>
        <w:r w:rsidR="0067461C" w:rsidRPr="0067461C">
          <w:rPr>
            <w:i/>
            <w:rPrChange w:id="727" w:author="James Lawson" w:date="2014-04-14T17:24:00Z">
              <w:rPr/>
            </w:rPrChange>
          </w:rPr>
          <w:t xml:space="preserve">T. </w:t>
        </w:r>
        <w:proofErr w:type="spellStart"/>
        <w:r w:rsidR="0067461C" w:rsidRPr="0067461C">
          <w:rPr>
            <w:i/>
            <w:rPrChange w:id="728" w:author="James Lawson" w:date="2014-04-14T17:24:00Z">
              <w:rPr/>
            </w:rPrChange>
          </w:rPr>
          <w:t>laurina</w:t>
        </w:r>
      </w:ins>
      <w:proofErr w:type="spellEnd"/>
      <w:ins w:id="729" w:author="James Lawson" w:date="2014-04-14T17:25:00Z">
        <w:r w:rsidR="0067461C">
          <w:rPr>
            <w:i/>
          </w:rPr>
          <w:t xml:space="preserve"> </w:t>
        </w:r>
      </w:ins>
      <w:ins w:id="730" w:author="James Lawson" w:date="2014-04-14T18:17:00Z">
        <w:r w:rsidR="00454F26">
          <w:t>gives</w:t>
        </w:r>
      </w:ins>
      <w:ins w:id="731" w:author="James Lawson" w:date="2014-04-14T17:25:00Z">
        <w:r w:rsidR="0067461C">
          <w:t xml:space="preserve"> </w:t>
        </w:r>
      </w:ins>
      <w:ins w:id="732" w:author="James Lawson" w:date="2014-04-14T18:17:00Z">
        <w:r w:rsidR="00454F26">
          <w:t>head</w:t>
        </w:r>
      </w:ins>
      <w:ins w:id="733" w:author="James Lawson" w:date="2014-04-14T17:25:00Z">
        <w:r w:rsidR="0067461C">
          <w:t>room for intraspecific var</w:t>
        </w:r>
        <w:bookmarkStart w:id="734" w:name="_GoBack"/>
        <w:bookmarkEnd w:id="734"/>
        <w:r w:rsidR="0067461C">
          <w:t xml:space="preserve">iation to </w:t>
        </w:r>
      </w:ins>
      <w:ins w:id="735" w:author="James Lawson" w:date="2014-04-22T11:39:00Z">
        <w:r w:rsidR="00B3552B">
          <w:t>track</w:t>
        </w:r>
      </w:ins>
      <w:ins w:id="736" w:author="James Lawson" w:date="2014-04-14T17:25:00Z">
        <w:r w:rsidR="0067461C">
          <w:t xml:space="preserve"> hydrological gradients. </w:t>
        </w:r>
      </w:ins>
    </w:p>
    <w:p w14:paraId="227E44B0" w14:textId="580734EE" w:rsidR="00981098" w:rsidRDefault="00981098" w:rsidP="00A22B81">
      <w:pPr>
        <w:spacing w:line="360" w:lineRule="auto"/>
        <w:jc w:val="both"/>
        <w:rPr>
          <w:ins w:id="737" w:author="James Lawson" w:date="2014-04-22T11:49:00Z"/>
        </w:rPr>
      </w:pPr>
      <w:ins w:id="738" w:author="James Lawson" w:date="2014-04-22T11:49:00Z">
        <w:r>
          <w:lastRenderedPageBreak/>
          <w:t>WOOD DENSITY LIT PARAGRAPH</w:t>
        </w:r>
      </w:ins>
    </w:p>
    <w:p w14:paraId="42A3D364" w14:textId="4E506378" w:rsidR="00981098" w:rsidRDefault="00981098" w:rsidP="00981098">
      <w:pPr>
        <w:pStyle w:val="ListParagraph"/>
        <w:numPr>
          <w:ilvl w:val="0"/>
          <w:numId w:val="2"/>
        </w:numPr>
        <w:spacing w:line="360" w:lineRule="auto"/>
        <w:jc w:val="both"/>
        <w:rPr>
          <w:ins w:id="739" w:author="James Lawson" w:date="2014-04-22T11:56:00Z"/>
        </w:rPr>
        <w:pPrChange w:id="740" w:author="James Lawson" w:date="2014-04-22T11:51:00Z">
          <w:pPr>
            <w:spacing w:line="360" w:lineRule="auto"/>
            <w:jc w:val="both"/>
          </w:pPr>
        </w:pPrChange>
      </w:pPr>
      <w:ins w:id="741" w:author="James Lawson" w:date="2014-04-22T11:51:00Z">
        <w:r>
          <w:t xml:space="preserve">Life history strategies – probably the most important </w:t>
        </w:r>
        <w:r>
          <w:t>tie in with the existing literature</w:t>
        </w:r>
      </w:ins>
    </w:p>
    <w:p w14:paraId="0B962785" w14:textId="77777777" w:rsidR="004278C7" w:rsidRDefault="004278C7" w:rsidP="004278C7">
      <w:pPr>
        <w:pStyle w:val="ListParagraph"/>
        <w:numPr>
          <w:ilvl w:val="1"/>
          <w:numId w:val="2"/>
        </w:numPr>
        <w:spacing w:line="360" w:lineRule="auto"/>
        <w:jc w:val="both"/>
        <w:rPr>
          <w:ins w:id="742" w:author="James Lawson" w:date="2014-04-22T12:01:00Z"/>
        </w:rPr>
      </w:pPr>
      <w:ins w:id="743" w:author="James Lawson" w:date="2014-04-22T12:01:00Z">
        <w:r>
          <w:t xml:space="preserve">Wood density negatively correlated with growth rate </w:t>
        </w:r>
      </w:ins>
    </w:p>
    <w:p w14:paraId="4C74127A" w14:textId="77777777" w:rsidR="004278C7" w:rsidRDefault="004278C7" w:rsidP="004278C7">
      <w:pPr>
        <w:spacing w:line="360" w:lineRule="auto"/>
        <w:ind w:left="1080"/>
        <w:jc w:val="both"/>
        <w:rPr>
          <w:ins w:id="744" w:author="James Lawson" w:date="2014-04-22T12:01:00Z"/>
        </w:rPr>
        <w:pPrChange w:id="745" w:author="James Lawson" w:date="2014-04-22T12:01:00Z">
          <w:pPr>
            <w:spacing w:line="360" w:lineRule="auto"/>
            <w:jc w:val="both"/>
          </w:pPr>
        </w:pPrChange>
      </w:pPr>
    </w:p>
    <w:p w14:paraId="57ADBF07" w14:textId="2B57E9F0" w:rsidR="004278C7" w:rsidRDefault="004278C7" w:rsidP="004278C7">
      <w:pPr>
        <w:pStyle w:val="ListParagraph"/>
        <w:numPr>
          <w:ilvl w:val="1"/>
          <w:numId w:val="2"/>
        </w:numPr>
        <w:spacing w:line="360" w:lineRule="auto"/>
        <w:jc w:val="both"/>
        <w:rPr>
          <w:ins w:id="746" w:author="James Lawson" w:date="2014-04-22T11:56:00Z"/>
        </w:rPr>
        <w:pPrChange w:id="747" w:author="James Lawson" w:date="2014-04-22T11:56:00Z">
          <w:pPr>
            <w:spacing w:line="360" w:lineRule="auto"/>
            <w:jc w:val="both"/>
          </w:pPr>
        </w:pPrChange>
      </w:pPr>
      <w:ins w:id="748" w:author="James Lawson" w:date="2014-04-22T11:56:00Z">
        <w:r>
          <w:t>Cohort survival correlated with wood density in tropical rainforests</w:t>
        </w:r>
      </w:ins>
    </w:p>
    <w:p w14:paraId="3F110C77" w14:textId="72BA4DF3" w:rsidR="004278C7" w:rsidRDefault="004278C7" w:rsidP="004278C7">
      <w:pPr>
        <w:pStyle w:val="ListParagraph"/>
        <w:numPr>
          <w:ilvl w:val="1"/>
          <w:numId w:val="2"/>
        </w:numPr>
        <w:spacing w:line="360" w:lineRule="auto"/>
        <w:jc w:val="both"/>
        <w:rPr>
          <w:ins w:id="749" w:author="James Lawson" w:date="2014-04-22T12:02:00Z"/>
        </w:rPr>
        <w:pPrChange w:id="750" w:author="James Lawson" w:date="2014-04-22T11:56:00Z">
          <w:pPr>
            <w:spacing w:line="360" w:lineRule="auto"/>
            <w:jc w:val="both"/>
          </w:pPr>
        </w:pPrChange>
      </w:pPr>
      <w:ins w:id="751" w:author="James Lawson" w:date="2014-04-22T11:58:00Z">
        <w:r>
          <w:t>Successional gradient / plant height etc.</w:t>
        </w:r>
      </w:ins>
      <w:ins w:id="752" w:author="James Lawson" w:date="2014-04-22T12:00:00Z">
        <w:r>
          <w:t xml:space="preserve"> </w:t>
        </w:r>
        <w:r>
          <w:t xml:space="preserve">(big </w:t>
        </w:r>
        <w:proofErr w:type="spellStart"/>
        <w:r>
          <w:t>euc</w:t>
        </w:r>
        <w:proofErr w:type="spellEnd"/>
        <w:r>
          <w:t xml:space="preserve"> spp. have the highest WD)</w:t>
        </w:r>
      </w:ins>
    </w:p>
    <w:p w14:paraId="4A7826FD" w14:textId="40497D4C" w:rsidR="004278C7" w:rsidRDefault="004278C7" w:rsidP="004278C7">
      <w:pPr>
        <w:pStyle w:val="ListParagraph"/>
        <w:numPr>
          <w:ilvl w:val="0"/>
          <w:numId w:val="2"/>
        </w:numPr>
        <w:spacing w:line="360" w:lineRule="auto"/>
        <w:jc w:val="both"/>
        <w:rPr>
          <w:ins w:id="753" w:author="James Lawson" w:date="2014-04-22T11:51:00Z"/>
        </w:rPr>
        <w:pPrChange w:id="754" w:author="James Lawson" w:date="2014-04-22T12:02:00Z">
          <w:pPr>
            <w:spacing w:line="360" w:lineRule="auto"/>
            <w:jc w:val="both"/>
          </w:pPr>
        </w:pPrChange>
      </w:pPr>
      <w:ins w:id="755" w:author="James Lawson" w:date="2014-04-22T12:02:00Z">
        <w:r>
          <w:t xml:space="preserve">Disturbance… </w:t>
        </w:r>
        <w:r w:rsidR="00135469">
          <w:t>(</w:t>
        </w:r>
        <w:proofErr w:type="spellStart"/>
        <w:proofErr w:type="gramStart"/>
        <w:r w:rsidR="00135469">
          <w:t>resprouting</w:t>
        </w:r>
        <w:proofErr w:type="spellEnd"/>
        <w:proofErr w:type="gramEnd"/>
        <w:r w:rsidR="00135469">
          <w:t xml:space="preserve"> was important in QLD study, but here it’s </w:t>
        </w:r>
        <w:proofErr w:type="spellStart"/>
        <w:r w:rsidR="00135469">
          <w:t>rheophyte</w:t>
        </w:r>
        <w:proofErr w:type="spellEnd"/>
        <w:r w:rsidR="00135469">
          <w:t xml:space="preserve"> adaptations). Can’t really say much using my study though, as I don</w:t>
        </w:r>
      </w:ins>
      <w:ins w:id="756" w:author="James Lawson" w:date="2014-04-22T12:03:00Z">
        <w:r w:rsidR="00135469">
          <w:t>’t have before/after.</w:t>
        </w:r>
      </w:ins>
    </w:p>
    <w:p w14:paraId="454974E7" w14:textId="6CBA6B0B" w:rsidR="00981098" w:rsidRDefault="004278C7" w:rsidP="00135469">
      <w:pPr>
        <w:pStyle w:val="ListParagraph"/>
        <w:numPr>
          <w:ilvl w:val="0"/>
          <w:numId w:val="2"/>
        </w:numPr>
        <w:spacing w:line="360" w:lineRule="auto"/>
        <w:jc w:val="both"/>
        <w:rPr>
          <w:ins w:id="757" w:author="James Lawson" w:date="2014-04-22T11:49:00Z"/>
        </w:rPr>
        <w:pPrChange w:id="758" w:author="James Lawson" w:date="2014-04-22T12:03:00Z">
          <w:pPr>
            <w:spacing w:line="360" w:lineRule="auto"/>
            <w:jc w:val="both"/>
          </w:pPr>
        </w:pPrChange>
      </w:pPr>
      <w:proofErr w:type="gramStart"/>
      <w:ins w:id="759" w:author="James Lawson" w:date="2014-04-22T11:54:00Z">
        <w:r>
          <w:t>precipitation</w:t>
        </w:r>
      </w:ins>
      <w:proofErr w:type="gramEnd"/>
      <w:ins w:id="760" w:author="James Lawson" w:date="2014-04-22T11:52:00Z">
        <w:r>
          <w:t xml:space="preserve"> gradients?</w:t>
        </w:r>
      </w:ins>
    </w:p>
    <w:p w14:paraId="0FB63A8D" w14:textId="5F3DBBEB" w:rsidR="00981098" w:rsidRDefault="00981098" w:rsidP="00981098">
      <w:pPr>
        <w:pStyle w:val="ListParagraph"/>
        <w:numPr>
          <w:ilvl w:val="0"/>
          <w:numId w:val="2"/>
        </w:numPr>
        <w:spacing w:line="360" w:lineRule="auto"/>
        <w:jc w:val="both"/>
        <w:rPr>
          <w:ins w:id="761" w:author="James Lawson" w:date="2014-04-22T11:49:00Z"/>
        </w:rPr>
        <w:pPrChange w:id="762" w:author="James Lawson" w:date="2014-04-22T11:49:00Z">
          <w:pPr>
            <w:spacing w:line="360" w:lineRule="auto"/>
            <w:jc w:val="both"/>
          </w:pPr>
        </w:pPrChange>
      </w:pPr>
      <w:ins w:id="763" w:author="James Lawson" w:date="2014-04-22T11:49:00Z">
        <w:r>
          <w:t>Unpredictability? Added something here…</w:t>
        </w:r>
      </w:ins>
      <w:ins w:id="764" w:author="James Lawson" w:date="2014-04-22T11:59:00Z">
        <w:r w:rsidR="004278C7">
          <w:t xml:space="preserve"> although hard to tease out</w:t>
        </w:r>
        <w:proofErr w:type="gramStart"/>
        <w:r w:rsidR="004278C7">
          <w:t>..</w:t>
        </w:r>
      </w:ins>
      <w:proofErr w:type="gramEnd"/>
    </w:p>
    <w:p w14:paraId="618432AA" w14:textId="77777777" w:rsidR="00981098" w:rsidRPr="0067461C" w:rsidRDefault="00981098" w:rsidP="00981098">
      <w:pPr>
        <w:pStyle w:val="ListParagraph"/>
        <w:numPr>
          <w:ilvl w:val="0"/>
          <w:numId w:val="2"/>
        </w:numPr>
        <w:spacing w:line="360" w:lineRule="auto"/>
        <w:jc w:val="both"/>
        <w:pPrChange w:id="765" w:author="James Lawson" w:date="2014-04-22T11:49:00Z">
          <w:pPr>
            <w:spacing w:line="360" w:lineRule="auto"/>
            <w:jc w:val="both"/>
          </w:pPr>
        </w:pPrChange>
      </w:pPr>
    </w:p>
    <w:p w14:paraId="18CFE7A1" w14:textId="221C8959" w:rsidR="00B634E6" w:rsidRPr="00EA700F" w:rsidRDefault="00B634E6" w:rsidP="00A22B81">
      <w:pPr>
        <w:spacing w:line="360" w:lineRule="auto"/>
        <w:jc w:val="both"/>
      </w:pPr>
      <w:r w:rsidRPr="00EA700F">
        <w:t xml:space="preserve">The gradient identified by </w:t>
      </w:r>
      <w:r w:rsidR="00ED02F3">
        <w:t>p</w:t>
      </w:r>
      <w:r w:rsidRPr="00EA700F">
        <w:t xml:space="preserve">rincipal </w:t>
      </w:r>
      <w:r w:rsidR="00ED02F3">
        <w:t>c</w:t>
      </w:r>
      <w:r w:rsidRPr="00EA700F">
        <w:t xml:space="preserve">omponents </w:t>
      </w:r>
      <w:r w:rsidR="00ED02F3">
        <w:t>a</w:t>
      </w:r>
      <w:r w:rsidRPr="00EA700F">
        <w:t>nalysis integrates predictability of water availability, seasonality and flood intensity into a single axis of hydrological variation. It is not possible to tease out individual drivers of variation in wood density,</w:t>
      </w:r>
      <w:ins w:id="766" w:author="Michelle Leishman" w:date="2014-04-08T17:18:00Z">
        <w:r w:rsidR="00483144">
          <w:t xml:space="preserve"> as</w:t>
        </w:r>
      </w:ins>
      <w:r w:rsidRPr="00EA700F">
        <w:t xml:space="preserve"> the conditions </w:t>
      </w:r>
      <w:proofErr w:type="spellStart"/>
      <w:r w:rsidRPr="00EA700F">
        <w:t>associated</w:t>
      </w:r>
      <w:del w:id="767" w:author="James Lawson" w:date="2014-04-22T11:39:00Z">
        <w:r w:rsidRPr="00EA700F" w:rsidDel="00B3552B">
          <w:delText xml:space="preserve"> </w:delText>
        </w:r>
      </w:del>
      <w:r w:rsidRPr="00EA700F">
        <w:t>with</w:t>
      </w:r>
      <w:proofErr w:type="spellEnd"/>
      <w:r w:rsidRPr="00EA700F">
        <w:t xml:space="preserve"> both environmental unpredictability and mechanical disturbance act in unison to constrain community wood density to higher mean values. Based on our findings, hydrological regionalisation frameworks that distinguish between rivers according to predictability and </w:t>
      </w:r>
      <w:proofErr w:type="spellStart"/>
      <w:r w:rsidRPr="00EA700F">
        <w:t>perenniality</w:t>
      </w:r>
      <w:proofErr w:type="spellEnd"/>
      <w:r w:rsidRPr="00EA700F">
        <w:t xml:space="preserve"> of flow provide a basis for predicting wood density. </w:t>
      </w:r>
    </w:p>
    <w:p w14:paraId="42DF420E" w14:textId="253BBE59" w:rsidR="00B634E6" w:rsidRPr="00EA700F" w:rsidRDefault="00B634E6" w:rsidP="00A22B81">
      <w:pPr>
        <w:spacing w:line="360" w:lineRule="auto"/>
        <w:jc w:val="both"/>
      </w:pPr>
      <w:r w:rsidRPr="00EA700F">
        <w:t>Hydrological classification therefore becomes useful in projecting changes to the functional attributes of riparian plant communities u</w:t>
      </w:r>
      <w:r w:rsidR="00ED02F3">
        <w:t xml:space="preserve">nder </w:t>
      </w:r>
      <w:del w:id="768" w:author="James Lawson" w:date="2014-04-11T14:22:00Z">
        <w:r w:rsidR="00ED02F3" w:rsidDel="001F68B4">
          <w:delText xml:space="preserve">changing </w:delText>
        </w:r>
      </w:del>
      <w:ins w:id="769" w:author="James Lawson" w:date="2014-04-11T14:22:00Z">
        <w:r w:rsidR="001F68B4">
          <w:t xml:space="preserve">altered </w:t>
        </w:r>
      </w:ins>
      <w:r w:rsidR="00ED02F3">
        <w:t xml:space="preserve">flow conditions. </w:t>
      </w:r>
      <w:r w:rsidRPr="00EA700F">
        <w:t xml:space="preserve">In the south-eastern Australian context, changing flow conditions are caused by damming and water extraction, and the changing climate </w:t>
      </w:r>
      <w:r w:rsidRPr="00EA700F">
        <w:rPr>
          <w:lang w:val="en-US"/>
        </w:rPr>
        <w:fldChar w:fldCharType="begin" w:fldLock="1"/>
      </w:r>
      <w:r w:rsidR="00135469">
        <w:rPr>
          <w:lang w:val="en-US"/>
        </w:rPr>
        <w:instrText>ADDIN CSL_CITATION { "citationItems" : [ { "id" : "ITEM-1", "itemData" : { "author" : [ { "dropping-particle" : "", "family" : "Australian State of the Environment Committee", "given" : "", "non-dropping-particle" : "", "parse-names" : false, "suffix" : "" } ], "id" : "ITEM-1", "issued" : { "date-parts" : [ [ "2011" ] ] }, "title" : "Australian State of the Environment Report - Inland Waters", "type" : "article-journal" }, "uris" : [ "http://www.mendeley.com/documents/?uuid=b5af4a78-8043-4400-89d6-8fdeb2bdb38f" ] } ], "mendeley" : { "previouslyFormattedCitation" : "(Australian State of the Environment Committee, 2011)" }, "properties" : { "noteIndex" : 0 }, "schema" : "https://github.com/citation-style-language/schema/raw/master/csl-citation.json" }</w:instrText>
      </w:r>
      <w:r w:rsidRPr="00EA700F">
        <w:rPr>
          <w:lang w:val="en-US"/>
        </w:rPr>
        <w:fldChar w:fldCharType="separate"/>
      </w:r>
      <w:r w:rsidR="007137EA" w:rsidRPr="00EA700F">
        <w:rPr>
          <w:noProof/>
          <w:lang w:val="en-US"/>
        </w:rPr>
        <w:t>(Australian State of the Environment Committee, 2011)</w:t>
      </w:r>
      <w:r w:rsidRPr="00EA700F">
        <w:rPr>
          <w:lang w:val="en-US"/>
        </w:rPr>
        <w:fldChar w:fldCharType="end"/>
      </w:r>
      <w:r w:rsidRPr="00EA700F">
        <w:t>. Artificial flow modification by damming and water extraction reduces overall flow volume and the magnitude and frequency of high flow events, while increasing flow predictability</w:t>
      </w:r>
      <w:ins w:id="770" w:author="James Lawson" w:date="2014-04-11T15:03:00Z">
        <w:r w:rsidR="00C11E44">
          <w:t>,</w:t>
        </w:r>
      </w:ins>
      <w:r w:rsidRPr="00EA700F">
        <w:t xml:space="preserve"> </w:t>
      </w:r>
      <w:del w:id="771" w:author="James Lawson" w:date="2014-04-11T15:03:00Z">
        <w:r w:rsidRPr="00EA700F" w:rsidDel="00C11E44">
          <w:delText xml:space="preserve">and </w:delText>
        </w:r>
      </w:del>
      <w:r w:rsidRPr="00EA700F">
        <w:t xml:space="preserve">altering </w:t>
      </w:r>
      <w:commentRangeStart w:id="772"/>
      <w:r w:rsidRPr="00EA700F">
        <w:t>seasonality</w:t>
      </w:r>
      <w:commentRangeEnd w:id="772"/>
      <w:r w:rsidR="00B118A6">
        <w:rPr>
          <w:rStyle w:val="CommentReference"/>
        </w:rPr>
        <w:commentReference w:id="772"/>
      </w:r>
      <w:ins w:id="773" w:author="James Lawson" w:date="2014-04-11T15:03:00Z">
        <w:r w:rsidR="00C11E44">
          <w:t xml:space="preserve"> and limiting </w:t>
        </w:r>
      </w:ins>
      <w:ins w:id="774" w:author="James Lawson" w:date="2014-04-11T15:04:00Z">
        <w:r w:rsidR="00C11E44">
          <w:t>channel-</w:t>
        </w:r>
      </w:ins>
      <w:ins w:id="775" w:author="James Lawson" w:date="2014-04-11T15:03:00Z">
        <w:r w:rsidR="00C11E44">
          <w:t>floodplain</w:t>
        </w:r>
      </w:ins>
      <w:ins w:id="776" w:author="James Lawson" w:date="2014-04-11T15:04:00Z">
        <w:r w:rsidR="00C11E44">
          <w:t xml:space="preserve"> connectivity</w:t>
        </w:r>
      </w:ins>
      <w:ins w:id="777" w:author="James Lawson" w:date="2014-04-14T13:02:00Z">
        <w:r w:rsidR="00E773FF">
          <w:t xml:space="preserve"> </w:t>
        </w:r>
        <w:r w:rsidR="00E773FF">
          <w:fldChar w:fldCharType="begin" w:fldLock="1"/>
        </w:r>
      </w:ins>
      <w:r w:rsidR="00135469">
        <w:instrText>ADDIN CSL_CITATION { "citationItems" : [ { "id" : "ITEM-1", "itemData" : { "DOI" : "10.1016/j.geomorph.2006.06.022", "ISSN" : "0169555X", "author" : [ { "dropping-particle" : "", "family" : "Graf", "given" : "WL", "non-dropping-particle" : "", "parse-names" : false, "suffix" : "" } ], "container-title" : "Geomorphology", "id" : "ITEM-1", "issue" : "3-4", "issued" : { "date-parts" : [ [ "2006", "9" ] ] }, "page" : "336-360", "title" : "Downstream hydrologic and geomorphic effects of large dams on American rivers", "type" : "article-journal", "volume" : "79" }, "uris" : [ "http://www.mendeley.com/documents/?uuid=3141c85a-83e3-45a3-aa81-5277e69505eb" ] }, { "id" : "ITEM-2", "itemData" : { "author" : [ { "dropping-particle" : "", "family" : "Maheshwari", "given" : "BL", "non-dropping-particle" : "", "parse-names" : false, "suffix" : "" }, { "dropping-particle" : "", "family" : "Walker", "given" : "KF", "non-dropping-particle" : "", "parse-names" : false, "suffix" : "" }, { "dropping-particle" : "", "family" : "McMahon", "given" : "TA", "non-dropping-particle" : "", "parse-names" : false, "suffix" : "" } ], "container-title" : "Regulated Rivers: \u2026", "id" : "ITEM-2", "issue" : "November 1994", "issued" : { "date-parts" : [ [ "1995" ] ] }, "page" : "15-38", "title" : "Effects of regulation on the flow regime of the River Murray, Australia", "type" : "article-journal", "volume" : "10" }, "uris" : [ "http://www.mendeley.com/documents/?uuid=4a02980c-73fa-4ebf-a3fc-6070fed8fe18" ] } ], "mendeley" : { "previouslyFormattedCitation" : "(Graf, 2006; Maheshwari, Walker, &amp; McMahon, 1995)" }, "properties" : { "noteIndex" : 0 }, "schema" : "https://github.com/citation-style-language/schema/raw/master/csl-citation.json" }</w:instrText>
      </w:r>
      <w:r w:rsidR="00E773FF">
        <w:fldChar w:fldCharType="separate"/>
      </w:r>
      <w:r w:rsidR="00E773FF" w:rsidRPr="00E773FF">
        <w:rPr>
          <w:noProof/>
        </w:rPr>
        <w:t>(Graf, 2006; Maheshwari, Walker, &amp; McMahon, 1995)</w:t>
      </w:r>
      <w:ins w:id="778" w:author="James Lawson" w:date="2014-04-14T13:02:00Z">
        <w:r w:rsidR="00E773FF">
          <w:fldChar w:fldCharType="end"/>
        </w:r>
      </w:ins>
      <w:r w:rsidRPr="00EA700F">
        <w:t xml:space="preserve">.  </w:t>
      </w:r>
      <w:ins w:id="779" w:author="James Lawson" w:date="2014-04-11T14:31:00Z">
        <w:r w:rsidR="00442E26">
          <w:t xml:space="preserve">In these </w:t>
        </w:r>
      </w:ins>
      <w:ins w:id="780" w:author="James Lawson" w:date="2014-04-11T14:32:00Z">
        <w:r w:rsidR="00442E26">
          <w:t>altered conditions</w:t>
        </w:r>
      </w:ins>
      <w:ins w:id="781" w:author="James Lawson" w:date="2014-04-11T14:31:00Z">
        <w:r w:rsidR="00442E26">
          <w:t xml:space="preserve">, terrestrial </w:t>
        </w:r>
      </w:ins>
      <w:ins w:id="782" w:author="James Lawson" w:date="2014-04-14T12:58:00Z">
        <w:r w:rsidR="00E773FF">
          <w:t>species</w:t>
        </w:r>
      </w:ins>
      <w:ins w:id="783" w:author="James Lawson" w:date="2014-04-11T14:32:00Z">
        <w:r w:rsidR="00442E26">
          <w:t xml:space="preserve"> with softer wood</w:t>
        </w:r>
      </w:ins>
      <w:ins w:id="784" w:author="James Lawson" w:date="2014-04-11T14:31:00Z">
        <w:r w:rsidR="00442E26">
          <w:t xml:space="preserve"> </w:t>
        </w:r>
      </w:ins>
      <w:ins w:id="785" w:author="James Lawson" w:date="2014-04-11T14:33:00Z">
        <w:r w:rsidR="00442E26">
          <w:t xml:space="preserve">and faster growth rates </w:t>
        </w:r>
      </w:ins>
      <w:ins w:id="786" w:author="James Lawson" w:date="2014-04-11T14:35:00Z">
        <w:r w:rsidR="00442E26">
          <w:t>may</w:t>
        </w:r>
      </w:ins>
      <w:ins w:id="787" w:author="James Lawson" w:date="2014-04-11T14:36:00Z">
        <w:r w:rsidR="00442E26">
          <w:t xml:space="preserve"> </w:t>
        </w:r>
      </w:ins>
      <w:ins w:id="788" w:author="James Lawson" w:date="2014-04-11T15:01:00Z">
        <w:r w:rsidR="000F2CFB">
          <w:t>encroach on</w:t>
        </w:r>
      </w:ins>
      <w:ins w:id="789" w:author="James Lawson" w:date="2014-04-11T14:35:00Z">
        <w:r w:rsidR="00442E26">
          <w:t xml:space="preserve"> what was once the province of hardy riparian </w:t>
        </w:r>
      </w:ins>
      <w:ins w:id="790" w:author="James Lawson" w:date="2014-04-14T12:59:00Z">
        <w:r w:rsidR="00E773FF">
          <w:t>communities</w:t>
        </w:r>
      </w:ins>
      <w:ins w:id="791" w:author="James Lawson" w:date="2014-04-11T14:35:00Z">
        <w:r w:rsidR="00442E26">
          <w:t xml:space="preserve"> adapted to flooding and less predictable condit</w:t>
        </w:r>
      </w:ins>
      <w:ins w:id="792" w:author="James Lawson" w:date="2014-04-11T15:01:00Z">
        <w:r w:rsidR="00144006">
          <w:t>i</w:t>
        </w:r>
      </w:ins>
      <w:ins w:id="793" w:author="James Lawson" w:date="2014-04-11T14:35:00Z">
        <w:r w:rsidR="00442E26">
          <w:t>ons</w:t>
        </w:r>
      </w:ins>
      <w:ins w:id="794" w:author="James Lawson" w:date="2014-04-11T14:33:00Z">
        <w:r w:rsidR="00442E26">
          <w:t>.</w:t>
        </w:r>
      </w:ins>
      <w:ins w:id="795" w:author="James Lawson" w:date="2014-04-11T14:31:00Z">
        <w:r w:rsidR="00442E26">
          <w:t xml:space="preserve"> </w:t>
        </w:r>
      </w:ins>
      <w:r w:rsidRPr="00EA700F">
        <w:t xml:space="preserve">The converse of this situation is presented by predictions of future climatic conditions: </w:t>
      </w:r>
      <w:proofErr w:type="spellStart"/>
      <w:r w:rsidRPr="00EA700F">
        <w:t>i</w:t>
      </w:r>
      <w:proofErr w:type="spellEnd"/>
      <w:r w:rsidRPr="00EA700F">
        <w:rPr>
          <w:lang w:val="en-US"/>
        </w:rPr>
        <w:t>n Australia, warming of 0.4 – 0.7</w:t>
      </w:r>
      <w:r w:rsidRPr="00EA700F">
        <w:rPr>
          <w:vertAlign w:val="superscript"/>
          <w:lang w:val="en-US"/>
        </w:rPr>
        <w:t>o</w:t>
      </w:r>
      <w:r w:rsidRPr="00EA700F">
        <w:rPr>
          <w:lang w:val="en-US"/>
        </w:rPr>
        <w:t>C has occurred since 1950</w:t>
      </w:r>
      <w:ins w:id="796" w:author="James Lawson" w:date="2014-04-11T15:31:00Z">
        <w:r w:rsidR="00B07C90">
          <w:rPr>
            <w:lang w:val="en-US"/>
          </w:rPr>
          <w:t xml:space="preserve"> </w:t>
        </w:r>
        <w:r w:rsidR="00B07C90">
          <w:rPr>
            <w:lang w:val="en-US"/>
          </w:rPr>
          <w:fldChar w:fldCharType="begin" w:fldLock="1"/>
        </w:r>
      </w:ins>
      <w:r w:rsidR="00135469">
        <w:rPr>
          <w:lang w:val="en-US"/>
        </w:rPr>
        <w:instrText>ADDIN CSL_CITATION { "citationItems" : [ { "id" : "ITEM-1", "itemData" : { "author" : [ { "dropping-particle" : "", "family" : "Hennessy", "given" : "K", "non-dropping-particle" : "", "parse-names" : false, "suffix" : "" }, { "dropping-particle" : "", "family" : "Fitzharris", "given" : "B", "non-dropping-particle" : "", "parse-names" : false, "suffix" : "" }, { "dropping-particle" : "", "family" : "Bates", "given" : "B.C.", "non-dropping-particle" : "", "parse-names" : false, "suffix" : "" }, { "dropping-particle" : "", "family" : "Harvey", "given" : "N", "non-dropping-particle" : "", "parse-names" : false, "suffix" : "" }, { "dropping-particle" : "", "family" : "SM", "given" : "Howden", "non-dropping-particle" : "", "parse-names" : false, "suffix" : "" }, { "dropping-particle" : "", "family" : "L", "given" : "Hughes", "non-dropping-particle" : "", "parse-names" : false, "suffix" : "" }, { "dropping-particle" : "", "family" : "J", "given" : "Sallinger", "non-dropping-particle" : "", "parse-names" : false, "suffix" : "" }, { "dropping-particle" : "", "family" : "Warrick", "given" : "R", "non-dropping-particle" : "", "parse-names" : false, "suffix" : "" } ], "editor" : [ { "dropping-particle" : "", "family" : "Parry", "given" : "M.L", "non-dropping-particle" : "", "parse-names" : false, "suffix" : "" }, { "dropping-particle" : "", "family" : "Canziani", "given" : "O.F", "non-dropping-particle" : "", "parse-names" : false, "suffix" : "" }, { "dropping-particle" : "", "family" : "Palutikof", "given" : "J.P", "non-dropping-particle" : "", "parse-names" : false, "suffix" : "" }, { "dropping-particle" : "", "family" : "Linden", "given" : "P.J", "non-dropping-particle" : "van der", "parse-names" : false, "suffix" : "" }, { "dropping-particle" : "", "family" : "Hanson", "given" : "C.E", "non-dropping-particle" : "", "parse-names" : false, "suffix" : "" } ], "id" : "ITEM-1", "issued" : { "date-parts" : [ [ "2007" ] ] }, "page" : "507-540", "publisher" : "Cambridge University Press", "publisher-place" : "Cambridge", "title" : "Climate Change 2007: Impacts, Adaptation and Vulnerability. Contribution of Working Group II to the Fourth Assessment Report of the Intergovernmental Panel on Climate Change", "type" : "book" }, "uris" : [ "http://www.mendeley.com/documents/?uuid=df1b6938-9c84-48db-b7f4-236d4455d7ee" ] } ], "mendeley" : { "previouslyFormattedCitation" : "(Hennessy et al., 2007)" }, "properties" : { "noteIndex" : 0 }, "schema" : "https://github.com/citation-style-language/schema/raw/master/csl-citation.json" }</w:instrText>
      </w:r>
      <w:r w:rsidR="00B07C90">
        <w:rPr>
          <w:lang w:val="en-US"/>
        </w:rPr>
        <w:fldChar w:fldCharType="separate"/>
      </w:r>
      <w:r w:rsidR="00B07C90" w:rsidRPr="00B07C90">
        <w:rPr>
          <w:noProof/>
          <w:lang w:val="en-US"/>
        </w:rPr>
        <w:t>(Hennessy et al., 2007)</w:t>
      </w:r>
      <w:ins w:id="797" w:author="James Lawson" w:date="2014-04-11T15:31:00Z">
        <w:r w:rsidR="00B07C90">
          <w:rPr>
            <w:lang w:val="en-US"/>
          </w:rPr>
          <w:fldChar w:fldCharType="end"/>
        </w:r>
      </w:ins>
      <w:r w:rsidRPr="00EA700F">
        <w:rPr>
          <w:lang w:val="en-US"/>
        </w:rPr>
        <w:t>, attended by a reduction in rainfall across southern and eastern regions of the continent</w:t>
      </w:r>
      <w:ins w:id="798" w:author="James Lawson" w:date="2014-04-11T15:31:00Z">
        <w:r w:rsidR="00B07C90">
          <w:rPr>
            <w:lang w:val="en-US"/>
          </w:rPr>
          <w:t xml:space="preserve"> </w:t>
        </w:r>
        <w:r w:rsidR="00B07C90">
          <w:rPr>
            <w:lang w:val="en-US"/>
          </w:rPr>
          <w:fldChar w:fldCharType="begin" w:fldLock="1"/>
        </w:r>
      </w:ins>
      <w:r w:rsidR="00135469">
        <w:rPr>
          <w:lang w:val="en-US"/>
        </w:rPr>
        <w:instrText>ADDIN CSL_CITATION { "citationItems" : [ { "id" : "ITEM-1", "itemData" : { "author" : [ { "dropping-particle" : "", "family" : "Smith", "given" : "Ian", "non-dropping-particle" : "", "parse-names" : false, "suffix" : "" } ], "container-title" : "Australian Meteorological Magazine", "id" : "ITEM-1", "issue" : "3", "issued" : { "date-parts" : [ [ "2004" ] ] }, "page" : "163-173", "title" : "An assessment of recent trends in Australian rainfall", "type" : "article-journal", "volume" : "53" }, "uris" : [ "http://www.mendeley.com/documents/?uuid=8092a977-3baa-4a4d-a596-89da2a518352" ] } ], "mendeley" : { "previouslyFormattedCitation" : "(Smith, 2004)" }, "properties" : { "noteIndex" : 0 }, "schema" : "https://github.com/citation-style-language/schema/raw/master/csl-citation.json" }</w:instrText>
      </w:r>
      <w:r w:rsidR="00B07C90">
        <w:rPr>
          <w:lang w:val="en-US"/>
        </w:rPr>
        <w:fldChar w:fldCharType="separate"/>
      </w:r>
      <w:r w:rsidR="00B07C90" w:rsidRPr="00B07C90">
        <w:rPr>
          <w:noProof/>
          <w:lang w:val="en-US"/>
        </w:rPr>
        <w:t>(Smith, 2004)</w:t>
      </w:r>
      <w:ins w:id="799" w:author="James Lawson" w:date="2014-04-11T15:31:00Z">
        <w:r w:rsidR="00B07C90">
          <w:rPr>
            <w:lang w:val="en-US"/>
          </w:rPr>
          <w:fldChar w:fldCharType="end"/>
        </w:r>
      </w:ins>
      <w:r w:rsidRPr="00EA700F">
        <w:rPr>
          <w:lang w:val="en-US"/>
        </w:rPr>
        <w:t>, and an increase in intensity</w:t>
      </w:r>
      <w:ins w:id="800" w:author="James Lawson" w:date="2014-04-11T15:07:00Z">
        <w:r w:rsidR="00C11E44">
          <w:rPr>
            <w:lang w:val="en-US"/>
          </w:rPr>
          <w:t xml:space="preserve"> and frequency</w:t>
        </w:r>
      </w:ins>
      <w:r w:rsidRPr="00EA700F">
        <w:rPr>
          <w:lang w:val="en-US"/>
        </w:rPr>
        <w:t xml:space="preserve"> of </w:t>
      </w:r>
      <w:commentRangeStart w:id="801"/>
      <w:r w:rsidRPr="00EA700F">
        <w:rPr>
          <w:lang w:val="en-US"/>
        </w:rPr>
        <w:t>droughts</w:t>
      </w:r>
      <w:commentRangeEnd w:id="801"/>
      <w:r w:rsidR="00B118A6">
        <w:rPr>
          <w:rStyle w:val="CommentReference"/>
        </w:rPr>
        <w:commentReference w:id="801"/>
      </w:r>
      <w:ins w:id="802" w:author="James Lawson" w:date="2014-04-11T15:32:00Z">
        <w:r w:rsidR="00B07C90">
          <w:rPr>
            <w:lang w:val="en-US"/>
          </w:rPr>
          <w:t xml:space="preserve"> </w:t>
        </w:r>
        <w:r w:rsidR="00B07C90">
          <w:rPr>
            <w:lang w:val="en-US"/>
          </w:rPr>
          <w:fldChar w:fldCharType="begin" w:fldLock="1"/>
        </w:r>
      </w:ins>
      <w:r w:rsidR="00135469">
        <w:rPr>
          <w:lang w:val="en-US"/>
        </w:rPr>
        <w:instrText>ADDIN CSL_CITATION { "citationItems" : [ { "id" : "ITEM-1", "itemData" : { "author" : [ { "dropping-particle" : "", "family" : "Hennessy", "given" : "K", "non-dropping-particle" : "", "parse-names" : false, "suffix" : "" }, { "dropping-particle" : "", "family" : "Fawcett", "given" : "R", "non-dropping-particle" : "", "parse-names" : false, "suffix" : "" }, { "dropping-particle" : "", "family" : "Kirono", "given" : "D", "non-dropping-particle" : "", "parse-names" : false, "suffix" : "" }, { "dropping-particle" : "", "family" : "Mpelasoka", "given" : "M", "non-dropping-particle" : "", "parse-names" : false, "suffix" : "" }, { "dropping-particle" : "", "family" : "Jones", "given" : "D", "non-dropping-particle" : "", "parse-names" : false, "suffix" : "" }, { "dropping-particle" : "", "family" : "Bathols", "given" : "J", "non-dropping-particle" : "", "parse-names" : false, "suffix" : "" }, { "dropping-particle" : "", "family" : "Whetton", "given" : "P", "non-dropping-particle" : "", "parse-names" : false, "suffix" : "" }, { "dropping-particle" : "", "family" : "Stafford Smith", "given" : "M", "non-dropping-particle" : "", "parse-names" : false, "suffix" : "" }, { "dropping-particle" : "", "family" : "Howden", "given" : "M", "non-dropping-particle" : "", "parse-names" : false, "suffix" : "" }, { "dropping-particle" : "", "family" : "Mitchell", "given" : "C", "non-dropping-particle" : "", "parse-names" : false, "suffix" : "" }, { "dropping-particle" : "", "family" : "Plummer", "given" : "N", "non-dropping-particle" : "", "parse-names" : false, "suffix" : "" } ], "id" : "ITEM-1", "issued" : { "date-parts" : [ [ "2008" ] ] }, "publisher" : "Department of Agriculture, Fisheries and Forestry, 2008.", "title" : "An assessment of the impact of climate change on the nature and frequency of exceptional climatic events", "type" : "report" }, "uris" : [ "http://www.mendeley.com/documents/?uuid=d82702ef-8091-4ec0-a03d-4493d84e1a06" ] } ], "mendeley" : { "previouslyFormattedCitation" : "(Hennessy et al., 2008)" }, "properties" : { "noteIndex" : 0 }, "schema" : "https://github.com/citation-style-language/schema/raw/master/csl-citation.json" }</w:instrText>
      </w:r>
      <w:r w:rsidR="00B07C90">
        <w:rPr>
          <w:lang w:val="en-US"/>
        </w:rPr>
        <w:fldChar w:fldCharType="separate"/>
      </w:r>
      <w:r w:rsidR="00B07C90" w:rsidRPr="00B07C90">
        <w:rPr>
          <w:noProof/>
          <w:lang w:val="en-US"/>
        </w:rPr>
        <w:t>(Hennessy et al., 2008)</w:t>
      </w:r>
      <w:ins w:id="803" w:author="James Lawson" w:date="2014-04-11T15:32:00Z">
        <w:r w:rsidR="00B07C90">
          <w:rPr>
            <w:lang w:val="en-US"/>
          </w:rPr>
          <w:fldChar w:fldCharType="end"/>
        </w:r>
      </w:ins>
      <w:r w:rsidRPr="00EA700F">
        <w:rPr>
          <w:lang w:val="en-US"/>
        </w:rPr>
        <w:t xml:space="preserve">.  </w:t>
      </w:r>
      <w:del w:id="804" w:author="James Lawson" w:date="2014-04-11T15:05:00Z">
        <w:r w:rsidRPr="00EA700F" w:rsidDel="00C11E44">
          <w:rPr>
            <w:lang w:val="en-US"/>
          </w:rPr>
          <w:delText>Increases in flooding and</w:delText>
        </w:r>
      </w:del>
      <w:del w:id="805" w:author="James Lawson" w:date="2014-04-11T15:08:00Z">
        <w:r w:rsidRPr="00EA700F" w:rsidDel="00C11E44">
          <w:rPr>
            <w:lang w:val="en-US"/>
          </w:rPr>
          <w:delText xml:space="preserve"> drought are predicted with high confidence over the next century </w:delText>
        </w:r>
      </w:del>
      <w:del w:id="806" w:author="James Lawson" w:date="2014-04-11T15:06:00Z">
        <w:r w:rsidRPr="00EA700F" w:rsidDel="00C11E44">
          <w:rPr>
            <w:lang w:val="en-US"/>
          </w:rPr>
          <w:fldChar w:fldCharType="begin" w:fldLock="1"/>
        </w:r>
        <w:r w:rsidR="00C11E44" w:rsidDel="00C11E44">
          <w:rPr>
            <w:lang w:val="en-US"/>
          </w:rPr>
          <w:delInstrText>ADDIN CSL_CITATION { "citationItems" : [ { "id" : "ITEM-1", "itemData" : { "author" : [ { "dropping-particle" : "", "family" : "Hennessy", "given" : "K", "non-dropping-particle" : "", "parse-names" : false, "suffix" : "" }, { "dropping-particle" : "", "family" : "Fitzharris", "given" : "B", "non-dropping-particle" : "", "parse-names" : false, "suffix" : "" }, { "dropping-particle" : "", "family" : "Bates", "given" : "B.C.", "non-dropping-particle" : "", "parse-names" : false, "suffix" : "" }, { "dropping-particle" : "", "family" : "Harvey", "given" : "N", "non-dropping-particle" : "", "parse-names" : false, "suffix" : "" }, { "dropping-particle" : "", "family" : "SM", "given" : "Howden", "non-dropping-particle" : "", "parse-names" : false, "suffix" : "" }, { "dropping-particle" : "", "family" : "L", "given" : "Hughes", "non-dropping-particle" : "", "parse-names" : false, "suffix" : "" }, { "dropping-particle" : "", "family" : "J", "given" : "Sallinger", "non-dropping-particle" : "", "parse-names" : false, "suffix" : "" }, { "dropping-particle" : "", "family" : "Warrick", "given" : "R", "non-dropping-particle" : "", "parse-names" : false, "suffix" : "" } ], "editor" : [ { "dropping-particle" : "", "family" : "Parry", "given" : "M.L", "non-dropping-particle" : "", "parse-names" : false, "suffix" : "" }, { "dropping-particle" : "", "family" : "Canziani", "given" : "O.F", "non-dropping-particle" : "", "parse-names" : false, "suffix" : "" }, { "dropping-particle" : "", "family" : "Palutikof", "given" : "J.P", "non-dropping-particle" : "", "parse-names" : false, "suffix" : "" }, { "dropping-particle" : "", "family" : "Linden", "given" : "P.J", "non-dropping-particle" : "van der", "parse-names" : false, "suffix" : "" }, { "dropping-particle" : "", "family" : "Hanson", "given" : "C.E", "non-dropping-particle" : "", "parse-names" : false, "suffix" : "" } ], "id" : "ITEM-1", "issued" : { "date-parts" : [ [ "2007" ] ] }, "page" : "507-540", "publisher" : "Cambridge University Press", "publisher-place" : "Cambridge", "title" : "Climate Change 2007: Impacts, Adaptation and Vulnerability. Contribution of Working Group II to the Fourth Assessment Report of the Intergovernmental Panel on Climate Change", "type" : "book" }, "uris" : [ "http://www.mendeley.com/documents/?uuid=df1b6938-9c84-48db-b7f4-236d4455d7ee" ] } ], "mendeley" : { "previouslyFormattedCitation" : "(Hennessy et al., 2007)" }, "properties" : { "noteIndex" : 0 }, "schema" : "https://github.com/citation-style-language/schema/raw/master/csl-citation.json" }</w:delInstrText>
        </w:r>
        <w:r w:rsidRPr="00EA700F" w:rsidDel="00C11E44">
          <w:rPr>
            <w:lang w:val="en-US"/>
          </w:rPr>
          <w:fldChar w:fldCharType="separate"/>
        </w:r>
        <w:r w:rsidR="00C11E44" w:rsidRPr="00C11E44" w:rsidDel="00C11E44">
          <w:rPr>
            <w:noProof/>
            <w:lang w:val="en-US"/>
          </w:rPr>
          <w:delText xml:space="preserve">(Hennessy et al., </w:delText>
        </w:r>
        <w:r w:rsidR="00C11E44" w:rsidRPr="00C11E44" w:rsidDel="00C11E44">
          <w:rPr>
            <w:noProof/>
            <w:lang w:val="en-US"/>
          </w:rPr>
          <w:lastRenderedPageBreak/>
          <w:delText>2007)</w:delText>
        </w:r>
        <w:r w:rsidRPr="00EA700F" w:rsidDel="00C11E44">
          <w:rPr>
            <w:lang w:val="en-US"/>
          </w:rPr>
          <w:fldChar w:fldCharType="end"/>
        </w:r>
        <w:r w:rsidRPr="00EA700F" w:rsidDel="00C11E44">
          <w:rPr>
            <w:lang w:val="en-US"/>
          </w:rPr>
          <w:delText xml:space="preserve">. </w:delText>
        </w:r>
      </w:del>
      <w:ins w:id="807" w:author="James Lawson" w:date="2014-04-11T15:09:00Z">
        <w:r w:rsidR="00C11E44">
          <w:rPr>
            <w:lang w:val="en-US"/>
          </w:rPr>
          <w:t xml:space="preserve">Extreme </w:t>
        </w:r>
      </w:ins>
      <w:ins w:id="808" w:author="James Lawson" w:date="2014-04-11T15:15:00Z">
        <w:r w:rsidR="009447FC">
          <w:rPr>
            <w:lang w:val="en-US"/>
          </w:rPr>
          <w:t>rainfall</w:t>
        </w:r>
      </w:ins>
      <w:ins w:id="809" w:author="James Lawson" w:date="2014-04-11T15:09:00Z">
        <w:r w:rsidR="00C11E44">
          <w:rPr>
            <w:lang w:val="en-US"/>
          </w:rPr>
          <w:t xml:space="preserve"> events are predicted to become more </w:t>
        </w:r>
      </w:ins>
      <w:ins w:id="810" w:author="James Lawson" w:date="2014-04-11T15:11:00Z">
        <w:r w:rsidR="00C11E44">
          <w:rPr>
            <w:lang w:val="en-US"/>
          </w:rPr>
          <w:t xml:space="preserve">prevalent, even In areas </w:t>
        </w:r>
      </w:ins>
      <w:ins w:id="811" w:author="James Lawson" w:date="2014-04-11T15:12:00Z">
        <w:r w:rsidR="009447FC">
          <w:rPr>
            <w:lang w:val="en-US"/>
          </w:rPr>
          <w:t xml:space="preserve">where </w:t>
        </w:r>
      </w:ins>
      <w:ins w:id="812" w:author="James Lawson" w:date="2014-04-11T15:15:00Z">
        <w:r w:rsidR="009447FC">
          <w:rPr>
            <w:lang w:val="en-US"/>
          </w:rPr>
          <w:t xml:space="preserve">the trend is towards </w:t>
        </w:r>
      </w:ins>
      <w:ins w:id="813" w:author="James Lawson" w:date="2014-04-11T15:12:00Z">
        <w:r w:rsidR="009447FC">
          <w:rPr>
            <w:lang w:val="en-US"/>
          </w:rPr>
          <w:t>mean reductions in</w:t>
        </w:r>
      </w:ins>
      <w:ins w:id="814" w:author="James Lawson" w:date="2014-04-11T15:13:00Z">
        <w:r w:rsidR="009447FC">
          <w:rPr>
            <w:lang w:val="en-US"/>
          </w:rPr>
          <w:t xml:space="preserve"> annual or seasonal rainfall </w:t>
        </w:r>
        <w:r w:rsidR="009447FC" w:rsidRPr="00B3552B">
          <w:rPr>
            <w:lang w:val="en-US"/>
          </w:rPr>
          <w:fldChar w:fldCharType="begin" w:fldLock="1"/>
        </w:r>
      </w:ins>
      <w:r w:rsidR="00135469">
        <w:rPr>
          <w:lang w:val="en-US"/>
        </w:rPr>
        <w:instrText>ADDIN CSL_CITATION { "citationItems" : [ { "id" : "ITEM-1", "itemData" : { "DOI" : "10.1029/2008WR007338", "ISSN" : "0043-1397", "author" : [ { "dropping-particle" : "", "family" : "Chiew", "given" : "F. H. S.", "non-dropping-particle" : "", "parse-names" : false, "suffix" : "" }, { "dropping-particle" : "", "family" : "Teng", "given" : "J.", "non-dropping-particle" : "", "parse-names" : false, "suffix" : "" }, { "dropping-particle" : "", "family" : "Vaze", "given" : "J.", "non-dropping-particle" : "", "parse-names" : false, "suffix" : "" }, { "dropping-particle" : "", "family" : "Post", "given" : "D. a.", "non-dropping-particle" : "", "parse-names" : false, "suffix" : "" }, { "dropping-particle" : "", "family" : "Perraud", "given" : "J. M.", "non-dropping-particle" : "", "parse-names" : false, "suffix" : "" }, { "dropping-particle" : "", "family" : "Kirono", "given" : "D. G. C.", "non-dropping-particle" : "", "parse-names" : false, "suffix" : "" }, { "dropping-particle" : "", "family" : "Viney", "given" : "N. R.", "non-dropping-particle" : "", "parse-names" : false, "suffix" : "" } ], "container-title" : "Water Resources Research", "id" : "ITEM-1", "issue" : "10", "issued" : { "date-parts" : [ [ "2009", "10", "10" ] ] }, "page" : "1-17", "title" : "Estimating climate change impact on runoff across southeast Australia: Method, results, and implications of the modeling method", "type" : "article-journal", "volume" : "45" }, "uris" : [ "http://www.mendeley.com/documents/?uuid=6b235402-abb1-4d68-b2e5-74c8d6c58a32" ] } ], "mendeley" : { "previouslyFormattedCitation" : "(Chiew et al., 2009)" }, "properties" : { "noteIndex" : 0 }, "schema" : "https://github.com/citation-style-language/schema/raw/master/csl-citation.json" }</w:instrText>
      </w:r>
      <w:r w:rsidR="009447FC" w:rsidRPr="00B3552B">
        <w:rPr>
          <w:lang w:val="en-US"/>
          <w:rPrChange w:id="815" w:author="James Lawson" w:date="2014-04-22T11:38:00Z">
            <w:rPr>
              <w:lang w:val="en-US"/>
            </w:rPr>
          </w:rPrChange>
        </w:rPr>
        <w:fldChar w:fldCharType="separate"/>
      </w:r>
      <w:r w:rsidR="009447FC" w:rsidRPr="00B3552B">
        <w:rPr>
          <w:noProof/>
          <w:lang w:val="en-US"/>
        </w:rPr>
        <w:t>(Chiew et al., 2009)</w:t>
      </w:r>
      <w:ins w:id="816" w:author="James Lawson" w:date="2014-04-11T15:13:00Z">
        <w:r w:rsidR="009447FC" w:rsidRPr="00B3552B">
          <w:rPr>
            <w:lang w:val="en-US"/>
          </w:rPr>
          <w:fldChar w:fldCharType="end"/>
        </w:r>
        <w:r w:rsidR="009447FC" w:rsidRPr="00B3552B">
          <w:rPr>
            <w:lang w:val="en-US"/>
          </w:rPr>
          <w:t>.</w:t>
        </w:r>
      </w:ins>
      <w:ins w:id="817" w:author="James Lawson" w:date="2014-04-11T15:12:00Z">
        <w:r w:rsidR="009447FC" w:rsidRPr="00B3552B">
          <w:rPr>
            <w:b/>
            <w:lang w:val="en-US"/>
            <w:rPrChange w:id="818" w:author="James Lawson" w:date="2014-04-22T11:38:00Z">
              <w:rPr>
                <w:lang w:val="en-US"/>
              </w:rPr>
            </w:rPrChange>
          </w:rPr>
          <w:t xml:space="preserve"> </w:t>
        </w:r>
      </w:ins>
      <w:ins w:id="819" w:author="James Lawson" w:date="2014-04-22T11:37:00Z">
        <w:r w:rsidR="00B3552B" w:rsidRPr="00B3552B">
          <w:rPr>
            <w:b/>
            <w:lang w:val="en-US"/>
            <w:rPrChange w:id="820" w:author="James Lawson" w:date="2014-04-22T11:38:00Z">
              <w:rPr>
                <w:lang w:val="en-US"/>
              </w:rPr>
            </w:rPrChange>
          </w:rPr>
          <w:t>AUSTRALIAN RIVERS SENSITIVE TO CLIMATE VARIABILITY, AND</w:t>
        </w:r>
        <w:r w:rsidR="00B3552B">
          <w:rPr>
            <w:lang w:val="en-US"/>
          </w:rPr>
          <w:t xml:space="preserve"> </w:t>
        </w:r>
      </w:ins>
      <w:r w:rsidRPr="00EA700F">
        <w:rPr>
          <w:lang w:val="en-US"/>
        </w:rPr>
        <w:t>Overall, climate change projections highlight increasing climatic variability and unpredictability, and intensification of the ENSO phenomenon that is an integral driver of eastern Australia’s climate patterns</w:t>
      </w:r>
      <w:r w:rsidR="00ED02F3">
        <w:rPr>
          <w:lang w:val="en-US"/>
        </w:rPr>
        <w:t xml:space="preserve"> </w:t>
      </w:r>
      <w:r w:rsidR="00ED02F3">
        <w:rPr>
          <w:lang w:val="en-US"/>
        </w:rPr>
        <w:fldChar w:fldCharType="begin" w:fldLock="1"/>
      </w:r>
      <w:r w:rsidR="00135469">
        <w:rPr>
          <w:lang w:val="en-US"/>
        </w:rPr>
        <w:instrText>ADDIN CSL_CITATION { "citationItems" : [ { "id" : "ITEM-1", "itemData" : { "author" : [ { "dropping-particle" : "", "family" : "Hennessy", "given" : "K", "non-dropping-particle" : "", "parse-names" : false, "suffix" : "" }, { "dropping-particle" : "", "family" : "Fawcett", "given" : "R", "non-dropping-particle" : "", "parse-names" : false, "suffix" : "" }, { "dropping-particle" : "", "family" : "Kirono", "given" : "D", "non-dropping-particle" : "", "parse-names" : false, "suffix" : "" }, { "dropping-particle" : "", "family" : "Mpelasoka", "given" : "M", "non-dropping-particle" : "", "parse-names" : false, "suffix" : "" }, { "dropping-particle" : "", "family" : "Jones", "given" : "D", "non-dropping-particle" : "", "parse-names" : false, "suffix" : "" }, { "dropping-particle" : "", "family" : "Bathols", "given" : "J", "non-dropping-particle" : "", "parse-names" : false, "suffix" : "" }, { "dropping-particle" : "", "family" : "Whetton", "given" : "P", "non-dropping-particle" : "", "parse-names" : false, "suffix" : "" }, { "dropping-particle" : "", "family" : "Stafford Smith", "given" : "M", "non-dropping-particle" : "", "parse-names" : false, "suffix" : "" }, { "dropping-particle" : "", "family" : "Howden", "given" : "M", "non-dropping-particle" : "", "parse-names" : false, "suffix" : "" }, { "dropping-particle" : "", "family" : "Mitchell", "given" : "C", "non-dropping-particle" : "", "parse-names" : false, "suffix" : "" }, { "dropping-particle" : "", "family" : "Plummer", "given" : "N", "non-dropping-particle" : "", "parse-names" : false, "suffix" : "" } ], "id" : "ITEM-1", "issued" : { "date-parts" : [ [ "2008" ] ] }, "publisher" : "Department of Agriculture, Fisheries and Forestry, 2008.", "title" : "An assessment of the impact of climate change on the nature and frequency of exceptional climatic events", "type" : "report" }, "uris" : [ "http://www.mendeley.com/documents/?uuid=d82702ef-8091-4ec0-a03d-4493d84e1a06" ] } ], "mendeley" : { "previouslyFormattedCitation" : "(Hennessy et al., 2008)" }, "properties" : { "noteIndex" : 0 }, "schema" : "https://github.com/citation-style-language/schema/raw/master/csl-citation.json" }</w:instrText>
      </w:r>
      <w:r w:rsidR="00ED02F3">
        <w:rPr>
          <w:lang w:val="en-US"/>
        </w:rPr>
        <w:fldChar w:fldCharType="separate"/>
      </w:r>
      <w:r w:rsidR="00ED02F3" w:rsidRPr="00ED02F3">
        <w:rPr>
          <w:noProof/>
          <w:lang w:val="en-US"/>
        </w:rPr>
        <w:t>(Hennessy et al., 2008)</w:t>
      </w:r>
      <w:r w:rsidR="00ED02F3">
        <w:rPr>
          <w:lang w:val="en-US"/>
        </w:rPr>
        <w:fldChar w:fldCharType="end"/>
      </w:r>
      <w:r w:rsidRPr="00EA700F">
        <w:rPr>
          <w:lang w:val="en-US"/>
        </w:rPr>
        <w:t>.</w:t>
      </w:r>
      <w:ins w:id="821" w:author="James Lawson" w:date="2014-04-11T14:38:00Z">
        <w:r w:rsidR="00DB3F5D">
          <w:rPr>
            <w:lang w:val="en-US"/>
          </w:rPr>
          <w:t xml:space="preserve"> </w:t>
        </w:r>
      </w:ins>
      <w:commentRangeStart w:id="822"/>
      <w:ins w:id="823" w:author="James Lawson" w:date="2014-04-11T14:40:00Z">
        <w:r w:rsidR="00DB3F5D">
          <w:rPr>
            <w:lang w:val="en-US"/>
          </w:rPr>
          <w:t>Under such conditions</w:t>
        </w:r>
      </w:ins>
      <w:ins w:id="824" w:author="James Lawson" w:date="2014-04-11T14:38:00Z">
        <w:r w:rsidR="00DB3F5D">
          <w:rPr>
            <w:lang w:val="en-US"/>
          </w:rPr>
          <w:t xml:space="preserve">, diversity of the more opportunistic, facultative riparian species may decline in </w:t>
        </w:r>
        <w:proofErr w:type="spellStart"/>
        <w:r w:rsidR="00DB3F5D">
          <w:rPr>
            <w:lang w:val="en-US"/>
          </w:rPr>
          <w:t>favour</w:t>
        </w:r>
        <w:proofErr w:type="spellEnd"/>
        <w:r w:rsidR="00DB3F5D">
          <w:rPr>
            <w:lang w:val="en-US"/>
          </w:rPr>
          <w:t xml:space="preserve"> of </w:t>
        </w:r>
      </w:ins>
      <w:proofErr w:type="spellStart"/>
      <w:ins w:id="825" w:author="James Lawson" w:date="2014-04-22T11:36:00Z">
        <w:r w:rsidR="00B3552B">
          <w:rPr>
            <w:lang w:val="en-US"/>
          </w:rPr>
          <w:t>rheophytic</w:t>
        </w:r>
      </w:ins>
      <w:proofErr w:type="spellEnd"/>
      <w:ins w:id="826" w:author="James Lawson" w:date="2014-04-11T14:38:00Z">
        <w:r w:rsidR="00DB3F5D">
          <w:rPr>
            <w:lang w:val="en-US"/>
          </w:rPr>
          <w:t xml:space="preserve"> species whose ecological strategies </w:t>
        </w:r>
      </w:ins>
      <w:ins w:id="827" w:author="James Lawson" w:date="2014-04-11T14:41:00Z">
        <w:r w:rsidR="00DB3F5D">
          <w:rPr>
            <w:lang w:val="en-US"/>
          </w:rPr>
          <w:t>are optimized to</w:t>
        </w:r>
      </w:ins>
      <w:ins w:id="828" w:author="James Lawson" w:date="2014-04-11T14:39:00Z">
        <w:r w:rsidR="00DB3F5D">
          <w:rPr>
            <w:lang w:val="en-US"/>
          </w:rPr>
          <w:t xml:space="preserve"> harsh</w:t>
        </w:r>
      </w:ins>
      <w:ins w:id="829" w:author="James Lawson" w:date="2014-04-11T14:41:00Z">
        <w:r w:rsidR="00DB3F5D">
          <w:rPr>
            <w:lang w:val="en-US"/>
          </w:rPr>
          <w:t xml:space="preserve"> hydrological</w:t>
        </w:r>
      </w:ins>
      <w:ins w:id="830" w:author="James Lawson" w:date="2014-04-11T14:39:00Z">
        <w:r w:rsidR="00DB3F5D">
          <w:rPr>
            <w:lang w:val="en-US"/>
          </w:rPr>
          <w:t xml:space="preserve"> conditions.</w:t>
        </w:r>
      </w:ins>
      <w:r w:rsidRPr="00EA700F">
        <w:t xml:space="preserve"> </w:t>
      </w:r>
      <w:commentRangeEnd w:id="822"/>
      <w:r w:rsidR="003C657A">
        <w:rPr>
          <w:rStyle w:val="CommentReference"/>
        </w:rPr>
        <w:commentReference w:id="822"/>
      </w:r>
      <w:r w:rsidRPr="00EA700F">
        <w:t xml:space="preserve">If changes in spatial extent of climate zones can be related to changes in runoff - a complicated, but progressing area of research in </w:t>
      </w:r>
      <w:proofErr w:type="spellStart"/>
      <w:r w:rsidRPr="00EA700F">
        <w:t>hydroclimatology</w:t>
      </w:r>
      <w:proofErr w:type="spellEnd"/>
      <w:r w:rsidR="00ED02F3">
        <w:t xml:space="preserve"> </w:t>
      </w:r>
      <w:r w:rsidR="00ED02F3">
        <w:fldChar w:fldCharType="begin" w:fldLock="1"/>
      </w:r>
      <w:r w:rsidR="00135469">
        <w:instrText>ADDIN CSL_CITATION { "citationItems" : [ { "id" : "ITEM-1", "itemData" : { "DOI" : "10.1177/0309133311402550", "ISSN" : "0309-1333", "author" : [ { "dropping-particle" : "", "family" : "Peel", "given" : "M. C.", "non-dropping-particle" : "", "parse-names" : false, "suffix" : "" }, { "dropping-particle" : "", "family" : "Bloschl", "given" : "G.", "non-dropping-particle" : "", "parse-names" : false, "suffix" : "" } ], "container-title" : "Progress in Physical Geography", "id" : "ITEM-1", "issue" : "2", "issued" : { "date-parts" : [ [ "2011", "3", "31" ] ] }, "page" : "249-261", "title" : "Hydrological modelling in a changing world", "type" : "article-journal", "volume" : "35" }, "uris" : [ "http://www.mendeley.com/documents/?uuid=006aa52a-bc89-491e-b86d-f214bdfe6a18" ] } ], "mendeley" : { "previouslyFormattedCitation" : "(M. C. Peel &amp; Bloschl, 2011)" }, "properties" : { "noteIndex" : 0 }, "schema" : "https://github.com/citation-style-language/schema/raw/master/csl-citation.json" }</w:instrText>
      </w:r>
      <w:r w:rsidR="00ED02F3">
        <w:fldChar w:fldCharType="separate"/>
      </w:r>
      <w:r w:rsidR="005725E6" w:rsidRPr="005725E6">
        <w:rPr>
          <w:noProof/>
        </w:rPr>
        <w:t>(M. C. Peel &amp; Bloschl, 2011)</w:t>
      </w:r>
      <w:r w:rsidR="00ED02F3">
        <w:fldChar w:fldCharType="end"/>
      </w:r>
      <w:r w:rsidRPr="00EA700F">
        <w:t xml:space="preserve"> – functional approaches to </w:t>
      </w:r>
      <w:proofErr w:type="spellStart"/>
      <w:r w:rsidRPr="00EA700F">
        <w:t>ecohydrology</w:t>
      </w:r>
      <w:proofErr w:type="spellEnd"/>
      <w:r w:rsidRPr="00EA700F">
        <w:t xml:space="preserve"> can give insight into the </w:t>
      </w:r>
      <w:ins w:id="831" w:author="Michelle Leishman" w:date="2014-04-08T17:20:00Z">
        <w:r w:rsidR="00DC2070">
          <w:t xml:space="preserve">likely </w:t>
        </w:r>
      </w:ins>
      <w:r w:rsidRPr="00EA700F">
        <w:t xml:space="preserve">changing ecology of riparian plant communities.  </w:t>
      </w:r>
    </w:p>
    <w:p w14:paraId="39552D30" w14:textId="2E90C570" w:rsidR="00B634E6" w:rsidRDefault="00B634E6" w:rsidP="00A22B81">
      <w:pPr>
        <w:spacing w:line="360" w:lineRule="auto"/>
        <w:jc w:val="both"/>
        <w:rPr>
          <w:ins w:id="832" w:author="Dr Kirstie Fryirs" w:date="2014-04-03T08:24:00Z"/>
        </w:rPr>
      </w:pPr>
      <w:r w:rsidRPr="00EA700F">
        <w:t>Our study emphasises the importance of hydrological conditions</w:t>
      </w:r>
      <w:ins w:id="833" w:author="Michelle Leishman" w:date="2014-04-08T17:20:00Z">
        <w:r w:rsidR="00DC2070">
          <w:t>,</w:t>
        </w:r>
      </w:ins>
      <w:r w:rsidRPr="00EA700F">
        <w:t xml:space="preserve"> </w:t>
      </w:r>
      <w:del w:id="834" w:author="Michelle Leishman" w:date="2014-04-08T17:20:00Z">
        <w:r w:rsidRPr="00EA700F" w:rsidDel="00DC2070">
          <w:delText xml:space="preserve">– </w:delText>
        </w:r>
      </w:del>
      <w:r w:rsidRPr="00EA700F">
        <w:t xml:space="preserve">particularly disturbance and environmental unpredictability, as determinants of ecological strategy in riparian </w:t>
      </w:r>
      <w:del w:id="835" w:author="James Lawson" w:date="2014-04-14T15:53:00Z">
        <w:r w:rsidRPr="00EA700F" w:rsidDel="007B76D5">
          <w:delText>plants</w:delText>
        </w:r>
      </w:del>
      <w:ins w:id="836" w:author="James Lawson" w:date="2014-04-14T15:53:00Z">
        <w:r w:rsidR="007B76D5" w:rsidRPr="00EA700F">
          <w:t>plant</w:t>
        </w:r>
        <w:r w:rsidR="007B76D5">
          <w:t xml:space="preserve"> communities</w:t>
        </w:r>
      </w:ins>
      <w:r w:rsidRPr="00EA700F">
        <w:t xml:space="preserve">. This is likely to </w:t>
      </w:r>
      <w:del w:id="837" w:author="Michelle Leishman" w:date="2014-04-08T17:20:00Z">
        <w:r w:rsidRPr="00EA700F" w:rsidDel="00DC2070">
          <w:delText xml:space="preserve">hold </w:delText>
        </w:r>
      </w:del>
      <w:ins w:id="838" w:author="Michelle Leishman" w:date="2014-04-08T17:20:00Z">
        <w:r w:rsidR="00DC2070">
          <w:t>have</w:t>
        </w:r>
        <w:r w:rsidR="00DC2070" w:rsidRPr="00EA700F">
          <w:t xml:space="preserve"> </w:t>
        </w:r>
      </w:ins>
      <w:r w:rsidRPr="00EA700F">
        <w:t xml:space="preserve">important ecological consequences for riparian plant communities in </w:t>
      </w:r>
      <w:del w:id="839" w:author="Dr Kirstie Fryirs" w:date="2014-04-03T08:23:00Z">
        <w:r w:rsidRPr="00EA700F" w:rsidDel="00B118A6">
          <w:delText>south-eastern Australia</w:delText>
        </w:r>
      </w:del>
      <w:ins w:id="840" w:author="Dr Kirstie Fryirs" w:date="2014-04-03T08:23:00Z">
        <w:r w:rsidR="00B118A6">
          <w:t>this setting</w:t>
        </w:r>
      </w:ins>
      <w:r w:rsidRPr="00EA700F">
        <w:t xml:space="preserve">, where increasing climatic variability and frequency of extreme events are hallmarks of climate change </w:t>
      </w:r>
      <w:commentRangeStart w:id="841"/>
      <w:r w:rsidRPr="00EA700F">
        <w:t>predictions</w:t>
      </w:r>
      <w:commentRangeEnd w:id="841"/>
      <w:r w:rsidR="00DC2070">
        <w:rPr>
          <w:rStyle w:val="CommentReference"/>
        </w:rPr>
        <w:commentReference w:id="841"/>
      </w:r>
      <w:ins w:id="842" w:author="Michelle Leishman" w:date="2014-04-08T17:21:00Z">
        <w:r w:rsidR="00DC2070">
          <w:t xml:space="preserve">. </w:t>
        </w:r>
      </w:ins>
      <w:ins w:id="843" w:author="Dr Kirstie Fryirs" w:date="2014-04-03T08:23:00Z">
        <w:r w:rsidR="00B118A6">
          <w:t xml:space="preserve"> </w:t>
        </w:r>
        <w:proofErr w:type="gramStart"/>
        <w:r w:rsidR="00B118A6">
          <w:t>and</w:t>
        </w:r>
        <w:proofErr w:type="gramEnd"/>
        <w:r w:rsidR="00B118A6">
          <w:t xml:space="preserve"> may produce an analogue for conditions that could occur in other settings where hydrological changes associated with human-disturbance or </w:t>
        </w:r>
        <w:commentRangeStart w:id="844"/>
        <w:r w:rsidR="00B118A6">
          <w:t>climate</w:t>
        </w:r>
      </w:ins>
      <w:commentRangeEnd w:id="844"/>
      <w:r w:rsidR="00814EC9">
        <w:rPr>
          <w:rStyle w:val="CommentReference"/>
        </w:rPr>
        <w:commentReference w:id="844"/>
      </w:r>
      <w:ins w:id="845" w:author="Dr Kirstie Fryirs" w:date="2014-04-03T08:23:00Z">
        <w:r w:rsidR="00B118A6">
          <w:t xml:space="preserve"> </w:t>
        </w:r>
        <w:commentRangeStart w:id="846"/>
        <w:r w:rsidR="00B118A6">
          <w:t>change</w:t>
        </w:r>
      </w:ins>
      <w:commentRangeEnd w:id="846"/>
      <w:ins w:id="847" w:author="Dr Kirstie Fryirs" w:date="2014-04-03T08:24:00Z">
        <w:r w:rsidR="00B118A6">
          <w:rPr>
            <w:rStyle w:val="CommentReference"/>
          </w:rPr>
          <w:commentReference w:id="846"/>
        </w:r>
      </w:ins>
      <w:r w:rsidRPr="00EA700F">
        <w:t>.</w:t>
      </w:r>
    </w:p>
    <w:p w14:paraId="75CADB51" w14:textId="77777777" w:rsidR="00B118A6" w:rsidRPr="00EA700F" w:rsidRDefault="00B118A6" w:rsidP="00A22B81">
      <w:pPr>
        <w:spacing w:line="360" w:lineRule="auto"/>
        <w:jc w:val="both"/>
      </w:pPr>
    </w:p>
    <w:p w14:paraId="5EED4427" w14:textId="77777777" w:rsidR="007137EA" w:rsidRPr="00EA700F" w:rsidRDefault="007137EA" w:rsidP="00A22B81">
      <w:pPr>
        <w:spacing w:line="360" w:lineRule="auto"/>
        <w:jc w:val="both"/>
      </w:pPr>
    </w:p>
    <w:p w14:paraId="56AC6DCA" w14:textId="77777777" w:rsidR="007137EA" w:rsidRPr="00EA700F" w:rsidRDefault="007137EA" w:rsidP="00A22B81">
      <w:pPr>
        <w:spacing w:line="360" w:lineRule="auto"/>
        <w:jc w:val="both"/>
      </w:pPr>
    </w:p>
    <w:p w14:paraId="404EE54B" w14:textId="77777777" w:rsidR="007137EA" w:rsidRDefault="007137EA" w:rsidP="00A22B81">
      <w:pPr>
        <w:spacing w:line="360" w:lineRule="auto"/>
        <w:jc w:val="both"/>
      </w:pPr>
    </w:p>
    <w:p w14:paraId="461AD67E" w14:textId="77777777" w:rsidR="00576141" w:rsidRDefault="00576141" w:rsidP="00A22B81">
      <w:pPr>
        <w:spacing w:line="360" w:lineRule="auto"/>
        <w:jc w:val="both"/>
      </w:pPr>
    </w:p>
    <w:p w14:paraId="7F2932C0" w14:textId="77777777" w:rsidR="00576141" w:rsidRDefault="00576141" w:rsidP="00A22B81">
      <w:pPr>
        <w:spacing w:line="360" w:lineRule="auto"/>
        <w:jc w:val="both"/>
      </w:pPr>
    </w:p>
    <w:p w14:paraId="0E0496D4" w14:textId="77777777" w:rsidR="00576141" w:rsidRDefault="00576141" w:rsidP="00A22B81">
      <w:pPr>
        <w:spacing w:line="360" w:lineRule="auto"/>
        <w:jc w:val="both"/>
      </w:pPr>
    </w:p>
    <w:p w14:paraId="4F85EC7C" w14:textId="77777777" w:rsidR="00576141" w:rsidRDefault="00576141" w:rsidP="00A22B81">
      <w:pPr>
        <w:spacing w:line="360" w:lineRule="auto"/>
        <w:jc w:val="both"/>
      </w:pPr>
    </w:p>
    <w:p w14:paraId="710786C0" w14:textId="77777777" w:rsidR="00576141" w:rsidRDefault="00576141" w:rsidP="00A22B81">
      <w:pPr>
        <w:spacing w:line="360" w:lineRule="auto"/>
        <w:jc w:val="both"/>
      </w:pPr>
    </w:p>
    <w:p w14:paraId="6F47CA2E" w14:textId="77777777" w:rsidR="00576141" w:rsidRDefault="00576141" w:rsidP="00A22B81">
      <w:pPr>
        <w:spacing w:line="360" w:lineRule="auto"/>
        <w:jc w:val="both"/>
      </w:pPr>
    </w:p>
    <w:p w14:paraId="6F972967" w14:textId="77777777" w:rsidR="00576141" w:rsidRPr="00EA700F" w:rsidRDefault="00576141" w:rsidP="00A22B81">
      <w:pPr>
        <w:spacing w:line="360" w:lineRule="auto"/>
        <w:jc w:val="both"/>
      </w:pPr>
    </w:p>
    <w:p w14:paraId="7A8AE9BC" w14:textId="4B4B20E6" w:rsidR="007137EA" w:rsidRPr="00EF3710" w:rsidRDefault="007137EA" w:rsidP="00A22B81">
      <w:pPr>
        <w:spacing w:line="360" w:lineRule="auto"/>
        <w:jc w:val="both"/>
        <w:rPr>
          <w:b/>
          <w:sz w:val="20"/>
          <w:szCs w:val="20"/>
        </w:rPr>
      </w:pPr>
      <w:commentRangeStart w:id="848"/>
      <w:r w:rsidRPr="00EF3710">
        <w:rPr>
          <w:b/>
          <w:sz w:val="20"/>
          <w:szCs w:val="20"/>
        </w:rPr>
        <w:lastRenderedPageBreak/>
        <w:t>References</w:t>
      </w:r>
      <w:commentRangeEnd w:id="848"/>
      <w:r w:rsidR="00DC2070">
        <w:rPr>
          <w:rStyle w:val="CommentReference"/>
        </w:rPr>
        <w:commentReference w:id="848"/>
      </w:r>
    </w:p>
    <w:p w14:paraId="25AEC37B" w14:textId="6E37D545" w:rsidR="00135469" w:rsidRPr="00135469" w:rsidRDefault="007137EA">
      <w:pPr>
        <w:pStyle w:val="NormalWeb"/>
        <w:ind w:left="480" w:hanging="480"/>
        <w:divId w:val="875966892"/>
        <w:rPr>
          <w:rFonts w:ascii="Calibri" w:hAnsi="Calibri"/>
          <w:noProof/>
          <w:sz w:val="20"/>
        </w:rPr>
      </w:pPr>
      <w:r w:rsidRPr="00EF3710">
        <w:rPr>
          <w:rFonts w:asciiTheme="minorHAnsi" w:hAnsiTheme="minorHAnsi"/>
          <w:b/>
          <w:sz w:val="20"/>
          <w:szCs w:val="20"/>
        </w:rPr>
        <w:fldChar w:fldCharType="begin" w:fldLock="1"/>
      </w:r>
      <w:r w:rsidRPr="00EF3710">
        <w:rPr>
          <w:rFonts w:asciiTheme="minorHAnsi" w:hAnsiTheme="minorHAnsi"/>
          <w:b/>
          <w:sz w:val="20"/>
          <w:szCs w:val="20"/>
        </w:rPr>
        <w:instrText xml:space="preserve">ADDIN Mendeley Bibliography CSL_BIBLIOGRAPHY </w:instrText>
      </w:r>
      <w:r w:rsidRPr="00EF3710">
        <w:rPr>
          <w:rFonts w:asciiTheme="minorHAnsi" w:hAnsiTheme="minorHAnsi"/>
          <w:b/>
          <w:sz w:val="20"/>
          <w:szCs w:val="20"/>
        </w:rPr>
        <w:fldChar w:fldCharType="separate"/>
      </w:r>
      <w:r w:rsidR="00135469" w:rsidRPr="00135469">
        <w:rPr>
          <w:rFonts w:ascii="Calibri" w:hAnsi="Calibri"/>
          <w:noProof/>
          <w:sz w:val="20"/>
        </w:rPr>
        <w:t>Arthington, A., Mackay, S., James, C., Rolls, R., Sternberg, D., A, B., &amp; SJ, C. (2012). Ecological limits of hydrologic alteration: a test of the ELOHA framework in south-east Queensland, (75). Retrieved from http://nwc.gov.au/__data/assets/word_doc/0016/21724/Waterlines-75-Ecological-limits-of-hydrologic-alteration.doc</w:t>
      </w:r>
    </w:p>
    <w:p w14:paraId="3C8E04D9"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Augspurger, C. K., &amp; Kelly, C. K. (1984). Pathogen mortality of tropical tree seedlings: experimental studies of the effects of dispersal distance, seedling density, and light conditions. </w:t>
      </w:r>
      <w:r w:rsidRPr="00135469">
        <w:rPr>
          <w:rFonts w:ascii="Calibri" w:hAnsi="Calibri"/>
          <w:i/>
          <w:iCs/>
          <w:noProof/>
          <w:sz w:val="20"/>
        </w:rPr>
        <w:t>Oecologia</w:t>
      </w:r>
      <w:r w:rsidRPr="00135469">
        <w:rPr>
          <w:rFonts w:ascii="Calibri" w:hAnsi="Calibri"/>
          <w:noProof/>
          <w:sz w:val="20"/>
        </w:rPr>
        <w:t xml:space="preserve">, </w:t>
      </w:r>
      <w:r w:rsidRPr="00135469">
        <w:rPr>
          <w:rFonts w:ascii="Calibri" w:hAnsi="Calibri"/>
          <w:i/>
          <w:iCs/>
          <w:noProof/>
          <w:sz w:val="20"/>
        </w:rPr>
        <w:t>61</w:t>
      </w:r>
      <w:r w:rsidRPr="00135469">
        <w:rPr>
          <w:rFonts w:ascii="Calibri" w:hAnsi="Calibri"/>
          <w:noProof/>
          <w:sz w:val="20"/>
        </w:rPr>
        <w:t>(2), 211–217. doi:10.1007/BF00396763</w:t>
      </w:r>
    </w:p>
    <w:p w14:paraId="2F5CD765"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Australian State of the Environment Committee. (2011). Australian State of the Environment Report - Inland Waters.</w:t>
      </w:r>
    </w:p>
    <w:p w14:paraId="17BFFA03"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Catford, J. a., Naiman, R. J., Chambers, L. E., Roberts, J., Douglas, M., &amp; Davies, P. (2012). Predicting Novel Riparian Ecosystems in a Changing Climate. </w:t>
      </w:r>
      <w:r w:rsidRPr="00135469">
        <w:rPr>
          <w:rFonts w:ascii="Calibri" w:hAnsi="Calibri"/>
          <w:i/>
          <w:iCs/>
          <w:noProof/>
          <w:sz w:val="20"/>
        </w:rPr>
        <w:t>Ecosystems</w:t>
      </w:r>
      <w:r w:rsidRPr="00135469">
        <w:rPr>
          <w:rFonts w:ascii="Calibri" w:hAnsi="Calibri"/>
          <w:noProof/>
          <w:sz w:val="20"/>
        </w:rPr>
        <w:t xml:space="preserve">, </w:t>
      </w:r>
      <w:r w:rsidRPr="00135469">
        <w:rPr>
          <w:rFonts w:ascii="Calibri" w:hAnsi="Calibri"/>
          <w:i/>
          <w:iCs/>
          <w:noProof/>
          <w:sz w:val="20"/>
        </w:rPr>
        <w:t>June</w:t>
      </w:r>
      <w:r w:rsidRPr="00135469">
        <w:rPr>
          <w:rFonts w:ascii="Calibri" w:hAnsi="Calibri"/>
          <w:noProof/>
          <w:sz w:val="20"/>
        </w:rPr>
        <w:t>, 1–19. doi:10.1007/s10021-012-9566-7</w:t>
      </w:r>
    </w:p>
    <w:p w14:paraId="3AE70108"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Chave, J., Coomes, D., Jansen, S., Lewis, S. L., Swenson, N. G., &amp; Amy, E. (2009). Towards a worldwide wood economics spectrum. </w:t>
      </w:r>
      <w:r w:rsidRPr="00135469">
        <w:rPr>
          <w:rFonts w:ascii="Calibri" w:hAnsi="Calibri"/>
          <w:i/>
          <w:iCs/>
          <w:noProof/>
          <w:sz w:val="20"/>
        </w:rPr>
        <w:t>Ecology Letters</w:t>
      </w:r>
      <w:r w:rsidRPr="00135469">
        <w:rPr>
          <w:rFonts w:ascii="Calibri" w:hAnsi="Calibri"/>
          <w:noProof/>
          <w:sz w:val="20"/>
        </w:rPr>
        <w:t xml:space="preserve">, </w:t>
      </w:r>
      <w:r w:rsidRPr="00135469">
        <w:rPr>
          <w:rFonts w:ascii="Calibri" w:hAnsi="Calibri"/>
          <w:i/>
          <w:iCs/>
          <w:noProof/>
          <w:sz w:val="20"/>
        </w:rPr>
        <w:t>12</w:t>
      </w:r>
      <w:r w:rsidRPr="00135469">
        <w:rPr>
          <w:rFonts w:ascii="Calibri" w:hAnsi="Calibri"/>
          <w:noProof/>
          <w:sz w:val="20"/>
        </w:rPr>
        <w:t>(4), 351–366. doi:10.1111/j.1461-0248.2009.01285.x</w:t>
      </w:r>
    </w:p>
    <w:p w14:paraId="4B1F75BC"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Chiew, F. H. S., Teng, J., Vaze, J., Post, D. a., Perraud, J. M., Kirono, D. G. C., &amp; Viney, N. R. (2009). Estimating climate change impact on runoff across southeast Australia: Method, results, and implications of the modeling method. </w:t>
      </w:r>
      <w:r w:rsidRPr="00135469">
        <w:rPr>
          <w:rFonts w:ascii="Calibri" w:hAnsi="Calibri"/>
          <w:i/>
          <w:iCs/>
          <w:noProof/>
          <w:sz w:val="20"/>
        </w:rPr>
        <w:t>Water Resources Research</w:t>
      </w:r>
      <w:r w:rsidRPr="00135469">
        <w:rPr>
          <w:rFonts w:ascii="Calibri" w:hAnsi="Calibri"/>
          <w:noProof/>
          <w:sz w:val="20"/>
        </w:rPr>
        <w:t xml:space="preserve">, </w:t>
      </w:r>
      <w:r w:rsidRPr="00135469">
        <w:rPr>
          <w:rFonts w:ascii="Calibri" w:hAnsi="Calibri"/>
          <w:i/>
          <w:iCs/>
          <w:noProof/>
          <w:sz w:val="20"/>
        </w:rPr>
        <w:t>45</w:t>
      </w:r>
      <w:r w:rsidRPr="00135469">
        <w:rPr>
          <w:rFonts w:ascii="Calibri" w:hAnsi="Calibri"/>
          <w:noProof/>
          <w:sz w:val="20"/>
        </w:rPr>
        <w:t>(10), 1–17. doi:10.1029/2008WR007338</w:t>
      </w:r>
    </w:p>
    <w:p w14:paraId="10F4815F"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Coley, P. (1983). Herbivory and defensive characteristics of tree species in a lowland tropical forest. </w:t>
      </w:r>
      <w:r w:rsidRPr="00135469">
        <w:rPr>
          <w:rFonts w:ascii="Calibri" w:hAnsi="Calibri"/>
          <w:i/>
          <w:iCs/>
          <w:noProof/>
          <w:sz w:val="20"/>
        </w:rPr>
        <w:t>Ecological Monographs</w:t>
      </w:r>
      <w:r w:rsidRPr="00135469">
        <w:rPr>
          <w:rFonts w:ascii="Calibri" w:hAnsi="Calibri"/>
          <w:noProof/>
          <w:sz w:val="20"/>
        </w:rPr>
        <w:t xml:space="preserve">, </w:t>
      </w:r>
      <w:r w:rsidRPr="00135469">
        <w:rPr>
          <w:rFonts w:ascii="Calibri" w:hAnsi="Calibri"/>
          <w:i/>
          <w:iCs/>
          <w:noProof/>
          <w:sz w:val="20"/>
        </w:rPr>
        <w:t>53</w:t>
      </w:r>
      <w:r w:rsidRPr="00135469">
        <w:rPr>
          <w:rFonts w:ascii="Calibri" w:hAnsi="Calibri"/>
          <w:noProof/>
          <w:sz w:val="20"/>
        </w:rPr>
        <w:t>(2). Retrieved from http://www.esajournals.org/doi/abs/10.2307/1942495</w:t>
      </w:r>
    </w:p>
    <w:p w14:paraId="0F13C559"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Corenblit, D., Steiger, J., Gurnell, A. M., Tabacchi, E., &amp; Roques, L. (2009). Control of sediment dynamics by vegetation as a key function driving biogeomorphic succession within fluvial corridors. </w:t>
      </w:r>
      <w:r w:rsidRPr="00135469">
        <w:rPr>
          <w:rFonts w:ascii="Calibri" w:hAnsi="Calibri"/>
          <w:i/>
          <w:iCs/>
          <w:noProof/>
          <w:sz w:val="20"/>
        </w:rPr>
        <w:t>Earth Surface Processes and Landforms</w:t>
      </w:r>
      <w:r w:rsidRPr="00135469">
        <w:rPr>
          <w:rFonts w:ascii="Calibri" w:hAnsi="Calibri"/>
          <w:noProof/>
          <w:sz w:val="20"/>
        </w:rPr>
        <w:t xml:space="preserve">, </w:t>
      </w:r>
      <w:r w:rsidRPr="00135469">
        <w:rPr>
          <w:rFonts w:ascii="Calibri" w:hAnsi="Calibri"/>
          <w:i/>
          <w:iCs/>
          <w:noProof/>
          <w:sz w:val="20"/>
        </w:rPr>
        <w:t>1810</w:t>
      </w:r>
      <w:r w:rsidRPr="00135469">
        <w:rPr>
          <w:rFonts w:ascii="Calibri" w:hAnsi="Calibri"/>
          <w:noProof/>
          <w:sz w:val="20"/>
        </w:rPr>
        <w:t>, 1790–1810. doi:10.1002/esp</w:t>
      </w:r>
    </w:p>
    <w:p w14:paraId="0486A4C7"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Cornelissen, J. H. C. A., Lavorel, S. B., Garnier, E. B., Díaz, S. C., Buchmann, N. D., Gurvich, D. E. C., … Poorter, H. I. (2003). A handbook of protocols for standardised and easy measurement of plant functional traits worldwide. </w:t>
      </w:r>
      <w:r w:rsidRPr="00135469">
        <w:rPr>
          <w:rFonts w:ascii="Calibri" w:hAnsi="Calibri"/>
          <w:i/>
          <w:iCs/>
          <w:noProof/>
          <w:sz w:val="20"/>
        </w:rPr>
        <w:t>Australian Journal of Botany</w:t>
      </w:r>
      <w:r w:rsidRPr="00135469">
        <w:rPr>
          <w:rFonts w:ascii="Calibri" w:hAnsi="Calibri"/>
          <w:noProof/>
          <w:sz w:val="20"/>
        </w:rPr>
        <w:t xml:space="preserve">, </w:t>
      </w:r>
      <w:r w:rsidRPr="00135469">
        <w:rPr>
          <w:rFonts w:ascii="Calibri" w:hAnsi="Calibri"/>
          <w:i/>
          <w:iCs/>
          <w:noProof/>
          <w:sz w:val="20"/>
        </w:rPr>
        <w:t>51</w:t>
      </w:r>
      <w:r w:rsidRPr="00135469">
        <w:rPr>
          <w:rFonts w:ascii="Calibri" w:hAnsi="Calibri"/>
          <w:noProof/>
          <w:sz w:val="20"/>
        </w:rPr>
        <w:t>(4), 335–380.</w:t>
      </w:r>
    </w:p>
    <w:p w14:paraId="3C6C17AC"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Curran, T. J., Gersbach, L. N., Edwards, W., &amp; Krockenberger, A. K. (2008). Wood density predicts plant damage and vegetative recovery rates caused by cyclone disturbance in tropical rainforest tree species of North Queensland, Australia. </w:t>
      </w:r>
      <w:r w:rsidRPr="00135469">
        <w:rPr>
          <w:rFonts w:ascii="Calibri" w:hAnsi="Calibri"/>
          <w:i/>
          <w:iCs/>
          <w:noProof/>
          <w:sz w:val="20"/>
        </w:rPr>
        <w:t>Austral Ecology</w:t>
      </w:r>
      <w:r w:rsidRPr="00135469">
        <w:rPr>
          <w:rFonts w:ascii="Calibri" w:hAnsi="Calibri"/>
          <w:noProof/>
          <w:sz w:val="20"/>
        </w:rPr>
        <w:t xml:space="preserve">, </w:t>
      </w:r>
      <w:r w:rsidRPr="00135469">
        <w:rPr>
          <w:rFonts w:ascii="Calibri" w:hAnsi="Calibri"/>
          <w:i/>
          <w:iCs/>
          <w:noProof/>
          <w:sz w:val="20"/>
        </w:rPr>
        <w:t>33</w:t>
      </w:r>
      <w:r w:rsidRPr="00135469">
        <w:rPr>
          <w:rFonts w:ascii="Calibri" w:hAnsi="Calibri"/>
          <w:noProof/>
          <w:sz w:val="20"/>
        </w:rPr>
        <w:t>(4), 442–450. doi:10.1111/j.1442-9993.2008.01899.x</w:t>
      </w:r>
    </w:p>
    <w:p w14:paraId="19D4EFDD"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Falster, D. S. (2006). Sapling strength and safety: the importance of wood density in tropical forests. </w:t>
      </w:r>
      <w:r w:rsidRPr="00135469">
        <w:rPr>
          <w:rFonts w:ascii="Calibri" w:hAnsi="Calibri"/>
          <w:i/>
          <w:iCs/>
          <w:noProof/>
          <w:sz w:val="20"/>
        </w:rPr>
        <w:t>The New Phytologist</w:t>
      </w:r>
      <w:r w:rsidRPr="00135469">
        <w:rPr>
          <w:rFonts w:ascii="Calibri" w:hAnsi="Calibri"/>
          <w:noProof/>
          <w:sz w:val="20"/>
        </w:rPr>
        <w:t xml:space="preserve">, </w:t>
      </w:r>
      <w:r w:rsidRPr="00135469">
        <w:rPr>
          <w:rFonts w:ascii="Calibri" w:hAnsi="Calibri"/>
          <w:i/>
          <w:iCs/>
          <w:noProof/>
          <w:sz w:val="20"/>
        </w:rPr>
        <w:t>171</w:t>
      </w:r>
      <w:r w:rsidRPr="00135469">
        <w:rPr>
          <w:rFonts w:ascii="Calibri" w:hAnsi="Calibri"/>
          <w:noProof/>
          <w:sz w:val="20"/>
        </w:rPr>
        <w:t>(2), 237–9. doi:10.1111/j.1469-8137.2006.01809.x</w:t>
      </w:r>
    </w:p>
    <w:p w14:paraId="1902A49D"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Falster, D., &amp; Westoby, M. (2005). Alternative height strategies among 45 dicot rain forest species from tropical Queensland, Australia. </w:t>
      </w:r>
      <w:r w:rsidRPr="00135469">
        <w:rPr>
          <w:rFonts w:ascii="Calibri" w:hAnsi="Calibri"/>
          <w:i/>
          <w:iCs/>
          <w:noProof/>
          <w:sz w:val="20"/>
        </w:rPr>
        <w:t>Journal of Ecology</w:t>
      </w:r>
      <w:r w:rsidRPr="00135469">
        <w:rPr>
          <w:rFonts w:ascii="Calibri" w:hAnsi="Calibri"/>
          <w:noProof/>
          <w:sz w:val="20"/>
        </w:rPr>
        <w:t xml:space="preserve">, </w:t>
      </w:r>
      <w:r w:rsidRPr="00135469">
        <w:rPr>
          <w:rFonts w:ascii="Calibri" w:hAnsi="Calibri"/>
          <w:i/>
          <w:iCs/>
          <w:noProof/>
          <w:sz w:val="20"/>
        </w:rPr>
        <w:t>93</w:t>
      </w:r>
      <w:r w:rsidRPr="00135469">
        <w:rPr>
          <w:rFonts w:ascii="Calibri" w:hAnsi="Calibri"/>
          <w:noProof/>
          <w:sz w:val="20"/>
        </w:rPr>
        <w:t>, 521–535. doi:10.1111/j.1365-2745.2005.00992.x</w:t>
      </w:r>
    </w:p>
    <w:p w14:paraId="1571DEC6"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Finlayson, B. L., &amp; McMahon, T. A. (1988). Australia vs. the world: a comparative analysis of streamflow characteristics. </w:t>
      </w:r>
      <w:r w:rsidRPr="00135469">
        <w:rPr>
          <w:rFonts w:ascii="Calibri" w:hAnsi="Calibri"/>
          <w:i/>
          <w:iCs/>
          <w:noProof/>
          <w:sz w:val="20"/>
        </w:rPr>
        <w:t>Fluvial Geomorphology of Australia</w:t>
      </w:r>
      <w:r w:rsidRPr="00135469">
        <w:rPr>
          <w:rFonts w:ascii="Calibri" w:hAnsi="Calibri"/>
          <w:noProof/>
          <w:sz w:val="20"/>
        </w:rPr>
        <w:t>, 17–40.</w:t>
      </w:r>
    </w:p>
    <w:p w14:paraId="4C7C0D33"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Graf, W. (2006). Downstream hydrologic and geomorphic effects of large dams on American rivers. </w:t>
      </w:r>
      <w:r w:rsidRPr="00135469">
        <w:rPr>
          <w:rFonts w:ascii="Calibri" w:hAnsi="Calibri"/>
          <w:i/>
          <w:iCs/>
          <w:noProof/>
          <w:sz w:val="20"/>
        </w:rPr>
        <w:t>Geomorphology</w:t>
      </w:r>
      <w:r w:rsidRPr="00135469">
        <w:rPr>
          <w:rFonts w:ascii="Calibri" w:hAnsi="Calibri"/>
          <w:noProof/>
          <w:sz w:val="20"/>
        </w:rPr>
        <w:t xml:space="preserve">, </w:t>
      </w:r>
      <w:r w:rsidRPr="00135469">
        <w:rPr>
          <w:rFonts w:ascii="Calibri" w:hAnsi="Calibri"/>
          <w:i/>
          <w:iCs/>
          <w:noProof/>
          <w:sz w:val="20"/>
        </w:rPr>
        <w:t>79</w:t>
      </w:r>
      <w:r w:rsidRPr="00135469">
        <w:rPr>
          <w:rFonts w:ascii="Calibri" w:hAnsi="Calibri"/>
          <w:noProof/>
          <w:sz w:val="20"/>
        </w:rPr>
        <w:t>(3-4), 336–360. doi:10.1016/j.geomorph.2006.06.022</w:t>
      </w:r>
    </w:p>
    <w:p w14:paraId="4E132B01"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Gutschick, V. P., &amp; BassiriRad, H. (2003). Extreme events as shaping physiology, ecology, and evolution of plants: toward a unified definition and evaluation of their consequences. </w:t>
      </w:r>
      <w:r w:rsidRPr="00135469">
        <w:rPr>
          <w:rFonts w:ascii="Calibri" w:hAnsi="Calibri"/>
          <w:i/>
          <w:iCs/>
          <w:noProof/>
          <w:sz w:val="20"/>
        </w:rPr>
        <w:t>New Phytologist</w:t>
      </w:r>
      <w:r w:rsidRPr="00135469">
        <w:rPr>
          <w:rFonts w:ascii="Calibri" w:hAnsi="Calibri"/>
          <w:noProof/>
          <w:sz w:val="20"/>
        </w:rPr>
        <w:t xml:space="preserve">, </w:t>
      </w:r>
      <w:r w:rsidRPr="00135469">
        <w:rPr>
          <w:rFonts w:ascii="Calibri" w:hAnsi="Calibri"/>
          <w:i/>
          <w:iCs/>
          <w:noProof/>
          <w:sz w:val="20"/>
        </w:rPr>
        <w:t>160</w:t>
      </w:r>
      <w:r w:rsidRPr="00135469">
        <w:rPr>
          <w:rFonts w:ascii="Calibri" w:hAnsi="Calibri"/>
          <w:noProof/>
          <w:sz w:val="20"/>
        </w:rPr>
        <w:t>(1), 21–42. doi:10.1046/j.1469-8137.2003.00866.x</w:t>
      </w:r>
    </w:p>
    <w:p w14:paraId="50659829"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lastRenderedPageBreak/>
        <w:t xml:space="preserve">Hacke, U. G., Sperry, J. S., Pockman, W. T., Davis, S. D., &amp; McCulloh, K. a. (2001). Trends in wood density and structure are linked to prevention of xylem implosion by negative pressure. </w:t>
      </w:r>
      <w:r w:rsidRPr="00135469">
        <w:rPr>
          <w:rFonts w:ascii="Calibri" w:hAnsi="Calibri"/>
          <w:i/>
          <w:iCs/>
          <w:noProof/>
          <w:sz w:val="20"/>
        </w:rPr>
        <w:t>Oecologia</w:t>
      </w:r>
      <w:r w:rsidRPr="00135469">
        <w:rPr>
          <w:rFonts w:ascii="Calibri" w:hAnsi="Calibri"/>
          <w:noProof/>
          <w:sz w:val="20"/>
        </w:rPr>
        <w:t xml:space="preserve">, </w:t>
      </w:r>
      <w:r w:rsidRPr="00135469">
        <w:rPr>
          <w:rFonts w:ascii="Calibri" w:hAnsi="Calibri"/>
          <w:i/>
          <w:iCs/>
          <w:noProof/>
          <w:sz w:val="20"/>
        </w:rPr>
        <w:t>126</w:t>
      </w:r>
      <w:r w:rsidRPr="00135469">
        <w:rPr>
          <w:rFonts w:ascii="Calibri" w:hAnsi="Calibri"/>
          <w:noProof/>
          <w:sz w:val="20"/>
        </w:rPr>
        <w:t>(4), 457–461. doi:10.1007/s004420100628</w:t>
      </w:r>
    </w:p>
    <w:p w14:paraId="648B2BB8"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Hennessy, K., Fawcett, R., Kirono, D., Mpelasoka, M., Jones, D., Bathols, J., … Plummer, N. (2008). </w:t>
      </w:r>
      <w:r w:rsidRPr="00135469">
        <w:rPr>
          <w:rFonts w:ascii="Calibri" w:hAnsi="Calibri"/>
          <w:i/>
          <w:iCs/>
          <w:noProof/>
          <w:sz w:val="20"/>
        </w:rPr>
        <w:t>An assessment of the impact of climate change on the nature and frequency of exceptional climatic events</w:t>
      </w:r>
      <w:r w:rsidRPr="00135469">
        <w:rPr>
          <w:rFonts w:ascii="Calibri" w:hAnsi="Calibri"/>
          <w:noProof/>
          <w:sz w:val="20"/>
        </w:rPr>
        <w:t>. Department of Agriculture, Fisheries and Forestry, 2008. Retrieved from http://www.oisaweb.es/documents/10148/30643/Impact+of+climate+change+on+the+nature+of+excepcional+climatic+events.pdf</w:t>
      </w:r>
    </w:p>
    <w:p w14:paraId="4A190EFB"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Hennessy, K., Fitzharris, B., Bates, B. C., Harvey, N., SM, H., L, H., … Warrick, R. (2007). </w:t>
      </w:r>
      <w:r w:rsidRPr="00135469">
        <w:rPr>
          <w:rFonts w:ascii="Calibri" w:hAnsi="Calibri"/>
          <w:i/>
          <w:iCs/>
          <w:noProof/>
          <w:sz w:val="20"/>
        </w:rPr>
        <w:t>Climate Change 2007: Impacts, Adaptation and Vulnerability. Contribution of Working Group II to the Fourth Assessment Report of the Intergovernmental Panel on Climate Change</w:t>
      </w:r>
      <w:r w:rsidRPr="00135469">
        <w:rPr>
          <w:rFonts w:ascii="Calibri" w:hAnsi="Calibri"/>
          <w:noProof/>
          <w:sz w:val="20"/>
        </w:rPr>
        <w:t>. (M. . Parry, O. . Canziani, J. . Palutikof, P. . van der Linden, &amp; C. . Hanson, Eds.) (pp. 507–540). Cambridge: Cambridge University Press.</w:t>
      </w:r>
    </w:p>
    <w:p w14:paraId="3E60848E"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Jacobsen, A., &amp; Ewers, F. (2005). Do xylem fibers affect vessel cavitation resistance? </w:t>
      </w:r>
      <w:r w:rsidRPr="00135469">
        <w:rPr>
          <w:rFonts w:ascii="Calibri" w:hAnsi="Calibri"/>
          <w:i/>
          <w:iCs/>
          <w:noProof/>
          <w:sz w:val="20"/>
        </w:rPr>
        <w:t>Plant Physiology</w:t>
      </w:r>
      <w:r w:rsidRPr="00135469">
        <w:rPr>
          <w:rFonts w:ascii="Calibri" w:hAnsi="Calibri"/>
          <w:noProof/>
          <w:sz w:val="20"/>
        </w:rPr>
        <w:t xml:space="preserve">, </w:t>
      </w:r>
      <w:r w:rsidRPr="00135469">
        <w:rPr>
          <w:rFonts w:ascii="Calibri" w:hAnsi="Calibri"/>
          <w:i/>
          <w:iCs/>
          <w:noProof/>
          <w:sz w:val="20"/>
        </w:rPr>
        <w:t>139</w:t>
      </w:r>
      <w:r w:rsidRPr="00135469">
        <w:rPr>
          <w:rFonts w:ascii="Calibri" w:hAnsi="Calibri"/>
          <w:noProof/>
          <w:sz w:val="20"/>
        </w:rPr>
        <w:t>(September), 546–556. doi:10.1104/pp.104.058404.result</w:t>
      </w:r>
    </w:p>
    <w:p w14:paraId="17CA1F78"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Jacobsen, A. L., Agenbag, L., Esler, K. J., Pratt, R. B., Ewers, F. W., &amp; Davis, S. D. (2007). Xylem density, biomechanics and anatomical traits correlate with water stress in 17 evergreen shrub species of the Mediterranean-type climate region of South Africa. </w:t>
      </w:r>
      <w:r w:rsidRPr="00135469">
        <w:rPr>
          <w:rFonts w:ascii="Calibri" w:hAnsi="Calibri"/>
          <w:i/>
          <w:iCs/>
          <w:noProof/>
          <w:sz w:val="20"/>
        </w:rPr>
        <w:t>Journal of Ecology</w:t>
      </w:r>
      <w:r w:rsidRPr="00135469">
        <w:rPr>
          <w:rFonts w:ascii="Calibri" w:hAnsi="Calibri"/>
          <w:noProof/>
          <w:sz w:val="20"/>
        </w:rPr>
        <w:t xml:space="preserve">, </w:t>
      </w:r>
      <w:r w:rsidRPr="00135469">
        <w:rPr>
          <w:rFonts w:ascii="Calibri" w:hAnsi="Calibri"/>
          <w:i/>
          <w:iCs/>
          <w:noProof/>
          <w:sz w:val="20"/>
        </w:rPr>
        <w:t>95</w:t>
      </w:r>
      <w:r w:rsidRPr="00135469">
        <w:rPr>
          <w:rFonts w:ascii="Calibri" w:hAnsi="Calibri"/>
          <w:noProof/>
          <w:sz w:val="20"/>
        </w:rPr>
        <w:t>(1), 171–183. doi:10.1111/j.1365-2745.2006.01186.x</w:t>
      </w:r>
    </w:p>
    <w:p w14:paraId="4025F6F1"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Kattge, J., Díaz, S., Lavorel, S., Prentice, I. C., Leadley, P., Bönisch, G., … Wirth, C. (2011). TRY - a global database of plant traits. </w:t>
      </w:r>
      <w:r w:rsidRPr="00135469">
        <w:rPr>
          <w:rFonts w:ascii="Calibri" w:hAnsi="Calibri"/>
          <w:i/>
          <w:iCs/>
          <w:noProof/>
          <w:sz w:val="20"/>
        </w:rPr>
        <w:t>Global Change Biology</w:t>
      </w:r>
      <w:r w:rsidRPr="00135469">
        <w:rPr>
          <w:rFonts w:ascii="Calibri" w:hAnsi="Calibri"/>
          <w:noProof/>
          <w:sz w:val="20"/>
        </w:rPr>
        <w:t xml:space="preserve">, </w:t>
      </w:r>
      <w:r w:rsidRPr="00135469">
        <w:rPr>
          <w:rFonts w:ascii="Calibri" w:hAnsi="Calibri"/>
          <w:i/>
          <w:iCs/>
          <w:noProof/>
          <w:sz w:val="20"/>
        </w:rPr>
        <w:t>17</w:t>
      </w:r>
      <w:r w:rsidRPr="00135469">
        <w:rPr>
          <w:rFonts w:ascii="Calibri" w:hAnsi="Calibri"/>
          <w:noProof/>
          <w:sz w:val="20"/>
        </w:rPr>
        <w:t>(9), 2905–2935. doi:10.1111/j.1365-2486.2011.02451.x</w:t>
      </w:r>
    </w:p>
    <w:p w14:paraId="0B7F45CF"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Kennard, M. J., Pusey, B. J., Olden, J. D., Mackay, S. J., Stein, J. L., &amp; Marsh, N. (2010). Classification of natural flow regimes in Australia to support environmental flow management. </w:t>
      </w:r>
      <w:r w:rsidRPr="00135469">
        <w:rPr>
          <w:rFonts w:ascii="Calibri" w:hAnsi="Calibri"/>
          <w:i/>
          <w:iCs/>
          <w:noProof/>
          <w:sz w:val="20"/>
        </w:rPr>
        <w:t>Freshwater Biology</w:t>
      </w:r>
      <w:r w:rsidRPr="00135469">
        <w:rPr>
          <w:rFonts w:ascii="Calibri" w:hAnsi="Calibri"/>
          <w:noProof/>
          <w:sz w:val="20"/>
        </w:rPr>
        <w:t xml:space="preserve">, </w:t>
      </w:r>
      <w:r w:rsidRPr="00135469">
        <w:rPr>
          <w:rFonts w:ascii="Calibri" w:hAnsi="Calibri"/>
          <w:i/>
          <w:iCs/>
          <w:noProof/>
          <w:sz w:val="20"/>
        </w:rPr>
        <w:t>55</w:t>
      </w:r>
      <w:r w:rsidRPr="00135469">
        <w:rPr>
          <w:rFonts w:ascii="Calibri" w:hAnsi="Calibri"/>
          <w:noProof/>
          <w:sz w:val="20"/>
        </w:rPr>
        <w:t>(1), 171–193. doi:10.1111/j.1365-2427.2009.02307.x</w:t>
      </w:r>
    </w:p>
    <w:p w14:paraId="2CA5C9E7"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King, D. a., Davies, S. J., Tan, S., &amp; Noor, N. S. M. (2006). The role of wood density and stem support costs in the growth and mortality of tropical trees. </w:t>
      </w:r>
      <w:r w:rsidRPr="00135469">
        <w:rPr>
          <w:rFonts w:ascii="Calibri" w:hAnsi="Calibri"/>
          <w:i/>
          <w:iCs/>
          <w:noProof/>
          <w:sz w:val="20"/>
        </w:rPr>
        <w:t>Journal of Ecology</w:t>
      </w:r>
      <w:r w:rsidRPr="00135469">
        <w:rPr>
          <w:rFonts w:ascii="Calibri" w:hAnsi="Calibri"/>
          <w:noProof/>
          <w:sz w:val="20"/>
        </w:rPr>
        <w:t xml:space="preserve">, </w:t>
      </w:r>
      <w:r w:rsidRPr="00135469">
        <w:rPr>
          <w:rFonts w:ascii="Calibri" w:hAnsi="Calibri"/>
          <w:i/>
          <w:iCs/>
          <w:noProof/>
          <w:sz w:val="20"/>
        </w:rPr>
        <w:t>94</w:t>
      </w:r>
      <w:r w:rsidRPr="00135469">
        <w:rPr>
          <w:rFonts w:ascii="Calibri" w:hAnsi="Calibri"/>
          <w:noProof/>
          <w:sz w:val="20"/>
        </w:rPr>
        <w:t>(3), 670–680. doi:10.1111/j.1365-2745.2006.01112.x</w:t>
      </w:r>
    </w:p>
    <w:p w14:paraId="6F3F6321"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Kraft, N. J. B., Metz, M. R., Condit, R. S., &amp; Chave, J. (2010). The relationship between wood density and mortality in a global tropical forest data set. </w:t>
      </w:r>
      <w:r w:rsidRPr="00135469">
        <w:rPr>
          <w:rFonts w:ascii="Calibri" w:hAnsi="Calibri"/>
          <w:i/>
          <w:iCs/>
          <w:noProof/>
          <w:sz w:val="20"/>
        </w:rPr>
        <w:t>The New Phytologist</w:t>
      </w:r>
      <w:r w:rsidRPr="00135469">
        <w:rPr>
          <w:rFonts w:ascii="Calibri" w:hAnsi="Calibri"/>
          <w:noProof/>
          <w:sz w:val="20"/>
        </w:rPr>
        <w:t xml:space="preserve">, </w:t>
      </w:r>
      <w:r w:rsidRPr="00135469">
        <w:rPr>
          <w:rFonts w:ascii="Calibri" w:hAnsi="Calibri"/>
          <w:i/>
          <w:iCs/>
          <w:noProof/>
          <w:sz w:val="20"/>
        </w:rPr>
        <w:t>188</w:t>
      </w:r>
      <w:r w:rsidRPr="00135469">
        <w:rPr>
          <w:rFonts w:ascii="Calibri" w:hAnsi="Calibri"/>
          <w:noProof/>
          <w:sz w:val="20"/>
        </w:rPr>
        <w:t>(4), 1124–36. doi:10.1111/j.1469-8137.2010.03444.x</w:t>
      </w:r>
    </w:p>
    <w:p w14:paraId="6DCADC60"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Kraft, N., Valencia, R., &amp; Ackerly, D. (2008). Functional traits and niche-based tree community assembly in an Amazonian forest. </w:t>
      </w:r>
      <w:r w:rsidRPr="00135469">
        <w:rPr>
          <w:rFonts w:ascii="Calibri" w:hAnsi="Calibri"/>
          <w:i/>
          <w:iCs/>
          <w:noProof/>
          <w:sz w:val="20"/>
        </w:rPr>
        <w:t>Science</w:t>
      </w:r>
      <w:r w:rsidRPr="00135469">
        <w:rPr>
          <w:rFonts w:ascii="Calibri" w:hAnsi="Calibri"/>
          <w:noProof/>
          <w:sz w:val="20"/>
        </w:rPr>
        <w:t>, (October), 580–582. Retrieved from http://www.sciencemag.org/content/322/5901/580.short</w:t>
      </w:r>
    </w:p>
    <w:p w14:paraId="1A754497"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Lens, F., Sperry, J. S., Christman, M. a, Choat, B., Rabaey, D., &amp; Jansen, S. (2011). Testing hypotheses that link wood anatomy to cavitation resistance and hydraulic conductivity in the genus Acer. </w:t>
      </w:r>
      <w:r w:rsidRPr="00135469">
        <w:rPr>
          <w:rFonts w:ascii="Calibri" w:hAnsi="Calibri"/>
          <w:i/>
          <w:iCs/>
          <w:noProof/>
          <w:sz w:val="20"/>
        </w:rPr>
        <w:t>The New Phytologist</w:t>
      </w:r>
      <w:r w:rsidRPr="00135469">
        <w:rPr>
          <w:rFonts w:ascii="Calibri" w:hAnsi="Calibri"/>
          <w:noProof/>
          <w:sz w:val="20"/>
        </w:rPr>
        <w:t xml:space="preserve">, </w:t>
      </w:r>
      <w:r w:rsidRPr="00135469">
        <w:rPr>
          <w:rFonts w:ascii="Calibri" w:hAnsi="Calibri"/>
          <w:i/>
          <w:iCs/>
          <w:noProof/>
          <w:sz w:val="20"/>
        </w:rPr>
        <w:t>190</w:t>
      </w:r>
      <w:r w:rsidRPr="00135469">
        <w:rPr>
          <w:rFonts w:ascii="Calibri" w:hAnsi="Calibri"/>
          <w:noProof/>
          <w:sz w:val="20"/>
        </w:rPr>
        <w:t>(3), 709–23. doi:10.1111/j.1469-8137.2010.03518.x</w:t>
      </w:r>
    </w:p>
    <w:p w14:paraId="1FD5161F"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Maheshwari, B., Walker, K., &amp; McMahon, T. (1995). Effects of regulation on the flow regime of the River Murray, Australia. </w:t>
      </w:r>
      <w:r w:rsidRPr="00135469">
        <w:rPr>
          <w:rFonts w:ascii="Calibri" w:hAnsi="Calibri"/>
          <w:i/>
          <w:iCs/>
          <w:noProof/>
          <w:sz w:val="20"/>
        </w:rPr>
        <w:t>Regulated Rivers: …</w:t>
      </w:r>
      <w:r w:rsidRPr="00135469">
        <w:rPr>
          <w:rFonts w:ascii="Calibri" w:hAnsi="Calibri"/>
          <w:noProof/>
          <w:sz w:val="20"/>
        </w:rPr>
        <w:t xml:space="preserve">, </w:t>
      </w:r>
      <w:r w:rsidRPr="00135469">
        <w:rPr>
          <w:rFonts w:ascii="Calibri" w:hAnsi="Calibri"/>
          <w:i/>
          <w:iCs/>
          <w:noProof/>
          <w:sz w:val="20"/>
        </w:rPr>
        <w:t>10</w:t>
      </w:r>
      <w:r w:rsidRPr="00135469">
        <w:rPr>
          <w:rFonts w:ascii="Calibri" w:hAnsi="Calibri"/>
          <w:noProof/>
          <w:sz w:val="20"/>
        </w:rPr>
        <w:t>(November 1994), 15–38. Retrieved from http://onlinelibrary.wiley.com/doi/10.1002/rrr.3450100103/abstract</w:t>
      </w:r>
    </w:p>
    <w:p w14:paraId="4CBE5EC1"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Martínez-Cabrera, H. I., Jones, C. S., Espino, S., &amp; Schenk, H. J. (2009). Wood anatomy and wood density in shrubs: Responses to varying aridity along transcontinental transects. </w:t>
      </w:r>
      <w:r w:rsidRPr="00135469">
        <w:rPr>
          <w:rFonts w:ascii="Calibri" w:hAnsi="Calibri"/>
          <w:i/>
          <w:iCs/>
          <w:noProof/>
          <w:sz w:val="20"/>
        </w:rPr>
        <w:t>American Journal of Botany</w:t>
      </w:r>
      <w:r w:rsidRPr="00135469">
        <w:rPr>
          <w:rFonts w:ascii="Calibri" w:hAnsi="Calibri"/>
          <w:noProof/>
          <w:sz w:val="20"/>
        </w:rPr>
        <w:t xml:space="preserve">, </w:t>
      </w:r>
      <w:r w:rsidRPr="00135469">
        <w:rPr>
          <w:rFonts w:ascii="Calibri" w:hAnsi="Calibri"/>
          <w:i/>
          <w:iCs/>
          <w:noProof/>
          <w:sz w:val="20"/>
        </w:rPr>
        <w:t>96</w:t>
      </w:r>
      <w:r w:rsidRPr="00135469">
        <w:rPr>
          <w:rFonts w:ascii="Calibri" w:hAnsi="Calibri"/>
          <w:noProof/>
          <w:sz w:val="20"/>
        </w:rPr>
        <w:t>(8), 1388–98. doi:10.3732/ajb.0800237</w:t>
      </w:r>
    </w:p>
    <w:p w14:paraId="3E45F47F"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lastRenderedPageBreak/>
        <w:t xml:space="preserve">McGill, B. J., Enquist, B. J., Weiher, E., &amp; Westoby, M. (2006). Rebuilding community ecology from functional traits. </w:t>
      </w:r>
      <w:r w:rsidRPr="00135469">
        <w:rPr>
          <w:rFonts w:ascii="Calibri" w:hAnsi="Calibri"/>
          <w:i/>
          <w:iCs/>
          <w:noProof/>
          <w:sz w:val="20"/>
        </w:rPr>
        <w:t>Trends in Ecology &amp; Evolution</w:t>
      </w:r>
      <w:r w:rsidRPr="00135469">
        <w:rPr>
          <w:rFonts w:ascii="Calibri" w:hAnsi="Calibri"/>
          <w:noProof/>
          <w:sz w:val="20"/>
        </w:rPr>
        <w:t xml:space="preserve">, </w:t>
      </w:r>
      <w:r w:rsidRPr="00135469">
        <w:rPr>
          <w:rFonts w:ascii="Calibri" w:hAnsi="Calibri"/>
          <w:i/>
          <w:iCs/>
          <w:noProof/>
          <w:sz w:val="20"/>
        </w:rPr>
        <w:t>21</w:t>
      </w:r>
      <w:r w:rsidRPr="00135469">
        <w:rPr>
          <w:rFonts w:ascii="Calibri" w:hAnsi="Calibri"/>
          <w:noProof/>
          <w:sz w:val="20"/>
        </w:rPr>
        <w:t>(4), 178–85. doi:10.1016/j.tree.2006.02.002</w:t>
      </w:r>
    </w:p>
    <w:p w14:paraId="1CC17292"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Melick, D. (1990). Regenerative succession of Tristaniopsis laurina and Acmena smithii in riparian warm temperate rain-forest in Victoria, in relation to light and nutrient regimes. </w:t>
      </w:r>
      <w:r w:rsidRPr="00135469">
        <w:rPr>
          <w:rFonts w:ascii="Calibri" w:hAnsi="Calibri"/>
          <w:i/>
          <w:iCs/>
          <w:noProof/>
          <w:sz w:val="20"/>
        </w:rPr>
        <w:t>Australian Journal of Botany</w:t>
      </w:r>
      <w:r w:rsidRPr="00135469">
        <w:rPr>
          <w:rFonts w:ascii="Calibri" w:hAnsi="Calibri"/>
          <w:noProof/>
          <w:sz w:val="20"/>
        </w:rPr>
        <w:t xml:space="preserve">, </w:t>
      </w:r>
      <w:r w:rsidRPr="00135469">
        <w:rPr>
          <w:rFonts w:ascii="Calibri" w:hAnsi="Calibri"/>
          <w:i/>
          <w:iCs/>
          <w:noProof/>
          <w:sz w:val="20"/>
        </w:rPr>
        <w:t>38</w:t>
      </w:r>
      <w:r w:rsidRPr="00135469">
        <w:rPr>
          <w:rFonts w:ascii="Calibri" w:hAnsi="Calibri"/>
          <w:noProof/>
          <w:sz w:val="20"/>
        </w:rPr>
        <w:t>, 111–120. Retrieved from http://www.publish.csiro.au/paper/BT9900111</w:t>
      </w:r>
    </w:p>
    <w:p w14:paraId="44551AFD"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Merritt, D. M., Scott, M. L., Poff, N. L., Auble, G. T., &amp; Lytle, D. a. (2010). Theory, methods and tools for determining environmental flows for riparian vegetation: riparian vegetation-flow response guilds. </w:t>
      </w:r>
      <w:r w:rsidRPr="00135469">
        <w:rPr>
          <w:rFonts w:ascii="Calibri" w:hAnsi="Calibri"/>
          <w:i/>
          <w:iCs/>
          <w:noProof/>
          <w:sz w:val="20"/>
        </w:rPr>
        <w:t>Freshwater Biology</w:t>
      </w:r>
      <w:r w:rsidRPr="00135469">
        <w:rPr>
          <w:rFonts w:ascii="Calibri" w:hAnsi="Calibri"/>
          <w:noProof/>
          <w:sz w:val="20"/>
        </w:rPr>
        <w:t xml:space="preserve">, </w:t>
      </w:r>
      <w:r w:rsidRPr="00135469">
        <w:rPr>
          <w:rFonts w:ascii="Calibri" w:hAnsi="Calibri"/>
          <w:i/>
          <w:iCs/>
          <w:noProof/>
          <w:sz w:val="20"/>
        </w:rPr>
        <w:t>55</w:t>
      </w:r>
      <w:r w:rsidRPr="00135469">
        <w:rPr>
          <w:rFonts w:ascii="Calibri" w:hAnsi="Calibri"/>
          <w:noProof/>
          <w:sz w:val="20"/>
        </w:rPr>
        <w:t>(1), 206–225. doi:10.1111/j.1365-2427.2009.02206.x</w:t>
      </w:r>
    </w:p>
    <w:p w14:paraId="0FF92E7C"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Naiman, R., &amp; Decamps, H. (1997). The ecology of interfaces: riparian zones. </w:t>
      </w:r>
      <w:r w:rsidRPr="00135469">
        <w:rPr>
          <w:rFonts w:ascii="Calibri" w:hAnsi="Calibri"/>
          <w:i/>
          <w:iCs/>
          <w:noProof/>
          <w:sz w:val="20"/>
        </w:rPr>
        <w:t>Annual Review of Ecology and Systematics</w:t>
      </w:r>
      <w:r w:rsidRPr="00135469">
        <w:rPr>
          <w:rFonts w:ascii="Calibri" w:hAnsi="Calibri"/>
          <w:noProof/>
          <w:sz w:val="20"/>
        </w:rPr>
        <w:t xml:space="preserve">, </w:t>
      </w:r>
      <w:r w:rsidRPr="00135469">
        <w:rPr>
          <w:rFonts w:ascii="Calibri" w:hAnsi="Calibri"/>
          <w:i/>
          <w:iCs/>
          <w:noProof/>
          <w:sz w:val="20"/>
        </w:rPr>
        <w:t>28</w:t>
      </w:r>
      <w:r w:rsidRPr="00135469">
        <w:rPr>
          <w:rFonts w:ascii="Calibri" w:hAnsi="Calibri"/>
          <w:noProof/>
          <w:sz w:val="20"/>
        </w:rPr>
        <w:t>, 621–658. Retrieved from http://www.jstor.org/stable/10.2307/2952507</w:t>
      </w:r>
    </w:p>
    <w:p w14:paraId="657904F7"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Niklas, K. J., &amp; Spatz, H.-C. (2010). Worldwide correlations of mechanical properties and green wood density. </w:t>
      </w:r>
      <w:r w:rsidRPr="00135469">
        <w:rPr>
          <w:rFonts w:ascii="Calibri" w:hAnsi="Calibri"/>
          <w:i/>
          <w:iCs/>
          <w:noProof/>
          <w:sz w:val="20"/>
        </w:rPr>
        <w:t>American Journal of Botany</w:t>
      </w:r>
      <w:r w:rsidRPr="00135469">
        <w:rPr>
          <w:rFonts w:ascii="Calibri" w:hAnsi="Calibri"/>
          <w:noProof/>
          <w:sz w:val="20"/>
        </w:rPr>
        <w:t xml:space="preserve">, </w:t>
      </w:r>
      <w:r w:rsidRPr="00135469">
        <w:rPr>
          <w:rFonts w:ascii="Calibri" w:hAnsi="Calibri"/>
          <w:i/>
          <w:iCs/>
          <w:noProof/>
          <w:sz w:val="20"/>
        </w:rPr>
        <w:t>97</w:t>
      </w:r>
      <w:r w:rsidRPr="00135469">
        <w:rPr>
          <w:rFonts w:ascii="Calibri" w:hAnsi="Calibri"/>
          <w:noProof/>
          <w:sz w:val="20"/>
        </w:rPr>
        <w:t>(10), 1587–94. doi:10.3732/ajb.1000150</w:t>
      </w:r>
    </w:p>
    <w:p w14:paraId="6EC0613A"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Oksanen, J., Blanchet, F. G., Kindt, R., Legendre, P., Minchin, P. R., O’Hara, R. B., … Wagner, H. (2013). vegan: Community Ecology Package. Retrieved from http://cran.r-project.org/package=vegan</w:t>
      </w:r>
    </w:p>
    <w:p w14:paraId="655EE4AE"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Olden, J. D., &amp; Poff, N. L. (2003). Redundancy and the choice of hydrologic indices for characterizing streamflow regimes. </w:t>
      </w:r>
      <w:r w:rsidRPr="00135469">
        <w:rPr>
          <w:rFonts w:ascii="Calibri" w:hAnsi="Calibri"/>
          <w:i/>
          <w:iCs/>
          <w:noProof/>
          <w:sz w:val="20"/>
        </w:rPr>
        <w:t>River Research and Applications</w:t>
      </w:r>
      <w:r w:rsidRPr="00135469">
        <w:rPr>
          <w:rFonts w:ascii="Calibri" w:hAnsi="Calibri"/>
          <w:noProof/>
          <w:sz w:val="20"/>
        </w:rPr>
        <w:t xml:space="preserve">, </w:t>
      </w:r>
      <w:r w:rsidRPr="00135469">
        <w:rPr>
          <w:rFonts w:ascii="Calibri" w:hAnsi="Calibri"/>
          <w:i/>
          <w:iCs/>
          <w:noProof/>
          <w:sz w:val="20"/>
        </w:rPr>
        <w:t>19</w:t>
      </w:r>
      <w:r w:rsidRPr="00135469">
        <w:rPr>
          <w:rFonts w:ascii="Calibri" w:hAnsi="Calibri"/>
          <w:noProof/>
          <w:sz w:val="20"/>
        </w:rPr>
        <w:t>(2), 101–121. doi:10.1002/rra.700</w:t>
      </w:r>
    </w:p>
    <w:p w14:paraId="0477D5BC"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Peel, M. C., &amp; Bloschl, G. (2011). Hydrological modelling in a changing world. </w:t>
      </w:r>
      <w:r w:rsidRPr="00135469">
        <w:rPr>
          <w:rFonts w:ascii="Calibri" w:hAnsi="Calibri"/>
          <w:i/>
          <w:iCs/>
          <w:noProof/>
          <w:sz w:val="20"/>
        </w:rPr>
        <w:t>Progress in Physical Geography</w:t>
      </w:r>
      <w:r w:rsidRPr="00135469">
        <w:rPr>
          <w:rFonts w:ascii="Calibri" w:hAnsi="Calibri"/>
          <w:noProof/>
          <w:sz w:val="20"/>
        </w:rPr>
        <w:t xml:space="preserve">, </w:t>
      </w:r>
      <w:r w:rsidRPr="00135469">
        <w:rPr>
          <w:rFonts w:ascii="Calibri" w:hAnsi="Calibri"/>
          <w:i/>
          <w:iCs/>
          <w:noProof/>
          <w:sz w:val="20"/>
        </w:rPr>
        <w:t>35</w:t>
      </w:r>
      <w:r w:rsidRPr="00135469">
        <w:rPr>
          <w:rFonts w:ascii="Calibri" w:hAnsi="Calibri"/>
          <w:noProof/>
          <w:sz w:val="20"/>
        </w:rPr>
        <w:t>(2), 249–261. doi:10.1177/0309133311402550</w:t>
      </w:r>
    </w:p>
    <w:p w14:paraId="044F3DB4"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Peel, M., McMahon, T., &amp; Finlayson, B. (2004). Continental differences in the variability of annual runoff-update and reassessment. </w:t>
      </w:r>
      <w:r w:rsidRPr="00135469">
        <w:rPr>
          <w:rFonts w:ascii="Calibri" w:hAnsi="Calibri"/>
          <w:i/>
          <w:iCs/>
          <w:noProof/>
          <w:sz w:val="20"/>
        </w:rPr>
        <w:t>Journal of Hydrology</w:t>
      </w:r>
      <w:r w:rsidRPr="00135469">
        <w:rPr>
          <w:rFonts w:ascii="Calibri" w:hAnsi="Calibri"/>
          <w:noProof/>
          <w:sz w:val="20"/>
        </w:rPr>
        <w:t xml:space="preserve">, </w:t>
      </w:r>
      <w:r w:rsidRPr="00135469">
        <w:rPr>
          <w:rFonts w:ascii="Calibri" w:hAnsi="Calibri"/>
          <w:i/>
          <w:iCs/>
          <w:noProof/>
          <w:sz w:val="20"/>
        </w:rPr>
        <w:t>295</w:t>
      </w:r>
      <w:r w:rsidRPr="00135469">
        <w:rPr>
          <w:rFonts w:ascii="Calibri" w:hAnsi="Calibri"/>
          <w:noProof/>
          <w:sz w:val="20"/>
        </w:rPr>
        <w:t>(1-4), 185–197. doi:10.1016/j.jhydrol.2004.03.004</w:t>
      </w:r>
    </w:p>
    <w:p w14:paraId="6EFEE2E7"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Poff, N. L., Richter, B. D., Arthington, A. H., Bunn, S. E., Naiman, R. J., Kendy, E., … Warner, A. (2010). The ecological limits of hydrologic alteration (ELOHA): a new framework for developing regional environmental flow standards. </w:t>
      </w:r>
      <w:r w:rsidRPr="00135469">
        <w:rPr>
          <w:rFonts w:ascii="Calibri" w:hAnsi="Calibri"/>
          <w:i/>
          <w:iCs/>
          <w:noProof/>
          <w:sz w:val="20"/>
        </w:rPr>
        <w:t>Freshwater Biology</w:t>
      </w:r>
      <w:r w:rsidRPr="00135469">
        <w:rPr>
          <w:rFonts w:ascii="Calibri" w:hAnsi="Calibri"/>
          <w:noProof/>
          <w:sz w:val="20"/>
        </w:rPr>
        <w:t xml:space="preserve">, </w:t>
      </w:r>
      <w:r w:rsidRPr="00135469">
        <w:rPr>
          <w:rFonts w:ascii="Calibri" w:hAnsi="Calibri"/>
          <w:i/>
          <w:iCs/>
          <w:noProof/>
          <w:sz w:val="20"/>
        </w:rPr>
        <w:t>55</w:t>
      </w:r>
      <w:r w:rsidRPr="00135469">
        <w:rPr>
          <w:rFonts w:ascii="Calibri" w:hAnsi="Calibri"/>
          <w:noProof/>
          <w:sz w:val="20"/>
        </w:rPr>
        <w:t>(1), 147–170. doi:10.1111/j.1365-2427.2009.02204.x</w:t>
      </w:r>
    </w:p>
    <w:p w14:paraId="4353A0D1"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Poorter, L., McDonald, I., Alarcón, A., Fichtler, E., Licona, J.-C., Peña-Claros, M., … Sass-Klaassen, U. (2010). The importance of wood traits and hydraulic conductance for the performance and life history strategies of 42 rainforest tree species. </w:t>
      </w:r>
      <w:r w:rsidRPr="00135469">
        <w:rPr>
          <w:rFonts w:ascii="Calibri" w:hAnsi="Calibri"/>
          <w:i/>
          <w:iCs/>
          <w:noProof/>
          <w:sz w:val="20"/>
        </w:rPr>
        <w:t>The New Phytologist</w:t>
      </w:r>
      <w:r w:rsidRPr="00135469">
        <w:rPr>
          <w:rFonts w:ascii="Calibri" w:hAnsi="Calibri"/>
          <w:noProof/>
          <w:sz w:val="20"/>
        </w:rPr>
        <w:t xml:space="preserve">, </w:t>
      </w:r>
      <w:r w:rsidRPr="00135469">
        <w:rPr>
          <w:rFonts w:ascii="Calibri" w:hAnsi="Calibri"/>
          <w:i/>
          <w:iCs/>
          <w:noProof/>
          <w:sz w:val="20"/>
        </w:rPr>
        <w:t>185</w:t>
      </w:r>
      <w:r w:rsidRPr="00135469">
        <w:rPr>
          <w:rFonts w:ascii="Calibri" w:hAnsi="Calibri"/>
          <w:noProof/>
          <w:sz w:val="20"/>
        </w:rPr>
        <w:t>(2), 481–92. doi:10.1111/j.1469-8137.2009.03092.x</w:t>
      </w:r>
    </w:p>
    <w:p w14:paraId="7A4D5727"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Poorter, L., Wright, S. J., Paz, H., Ackerly, D. D., Condit, R., Ibarra-Manríquez, G., … Wright, I. J. (2008). Are functional traits good predictors of demographic rates? Evidence from five neotropical forests. </w:t>
      </w:r>
      <w:r w:rsidRPr="00135469">
        <w:rPr>
          <w:rFonts w:ascii="Calibri" w:hAnsi="Calibri"/>
          <w:i/>
          <w:iCs/>
          <w:noProof/>
          <w:sz w:val="20"/>
        </w:rPr>
        <w:t>Ecology</w:t>
      </w:r>
      <w:r w:rsidRPr="00135469">
        <w:rPr>
          <w:rFonts w:ascii="Calibri" w:hAnsi="Calibri"/>
          <w:noProof/>
          <w:sz w:val="20"/>
        </w:rPr>
        <w:t xml:space="preserve">, </w:t>
      </w:r>
      <w:r w:rsidRPr="00135469">
        <w:rPr>
          <w:rFonts w:ascii="Calibri" w:hAnsi="Calibri"/>
          <w:i/>
          <w:iCs/>
          <w:noProof/>
          <w:sz w:val="20"/>
        </w:rPr>
        <w:t>89</w:t>
      </w:r>
      <w:r w:rsidRPr="00135469">
        <w:rPr>
          <w:rFonts w:ascii="Calibri" w:hAnsi="Calibri"/>
          <w:noProof/>
          <w:sz w:val="20"/>
        </w:rPr>
        <w:t>(7), 1908–20. Retrieved from http://www.ncbi.nlm.nih.gov/pubmed/18705377</w:t>
      </w:r>
    </w:p>
    <w:p w14:paraId="04155C39"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Preston, K. a, Cornwell, W. K., &amp; Denoyer, J. L. (2006). Wood density and vessel traits as distinct correlates of ecological strategy in 51 California coast range angiosperms. </w:t>
      </w:r>
      <w:r w:rsidRPr="00135469">
        <w:rPr>
          <w:rFonts w:ascii="Calibri" w:hAnsi="Calibri"/>
          <w:i/>
          <w:iCs/>
          <w:noProof/>
          <w:sz w:val="20"/>
        </w:rPr>
        <w:t>The New Phytologist</w:t>
      </w:r>
      <w:r w:rsidRPr="00135469">
        <w:rPr>
          <w:rFonts w:ascii="Calibri" w:hAnsi="Calibri"/>
          <w:noProof/>
          <w:sz w:val="20"/>
        </w:rPr>
        <w:t xml:space="preserve">, </w:t>
      </w:r>
      <w:r w:rsidRPr="00135469">
        <w:rPr>
          <w:rFonts w:ascii="Calibri" w:hAnsi="Calibri"/>
          <w:i/>
          <w:iCs/>
          <w:noProof/>
          <w:sz w:val="20"/>
        </w:rPr>
        <w:t>170</w:t>
      </w:r>
      <w:r w:rsidRPr="00135469">
        <w:rPr>
          <w:rFonts w:ascii="Calibri" w:hAnsi="Calibri"/>
          <w:noProof/>
          <w:sz w:val="20"/>
        </w:rPr>
        <w:t>(4), 807–18. doi:10.1111/j.1469-8137.2006.01712.x</w:t>
      </w:r>
    </w:p>
    <w:p w14:paraId="427F9D4C"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R Core Team. (2013). R: A Language and Environment for Statistical Computing. Vienna, Austria. Retrieved from http://www.r-project.org/</w:t>
      </w:r>
    </w:p>
    <w:p w14:paraId="34C234FE"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Reich, P., &amp; Wright, I. (2003). The evolution of plant functional variation: traits, spectra, and strategies. </w:t>
      </w:r>
      <w:r w:rsidRPr="00135469">
        <w:rPr>
          <w:rFonts w:ascii="Calibri" w:hAnsi="Calibri"/>
          <w:i/>
          <w:iCs/>
          <w:noProof/>
          <w:sz w:val="20"/>
        </w:rPr>
        <w:t>International Journal of Plant Sciences</w:t>
      </w:r>
      <w:r w:rsidRPr="00135469">
        <w:rPr>
          <w:rFonts w:ascii="Calibri" w:hAnsi="Calibri"/>
          <w:noProof/>
          <w:sz w:val="20"/>
        </w:rPr>
        <w:t xml:space="preserve">, </w:t>
      </w:r>
      <w:r w:rsidRPr="00135469">
        <w:rPr>
          <w:rFonts w:ascii="Calibri" w:hAnsi="Calibri"/>
          <w:i/>
          <w:iCs/>
          <w:noProof/>
          <w:sz w:val="20"/>
        </w:rPr>
        <w:t>164</w:t>
      </w:r>
      <w:r w:rsidRPr="00135469">
        <w:rPr>
          <w:rFonts w:ascii="Calibri" w:hAnsi="Calibri"/>
          <w:noProof/>
          <w:sz w:val="20"/>
        </w:rPr>
        <w:t>(May 2003), 146–164. Retrieved from http://www.jstor.org/stable/10.1086/374368</w:t>
      </w:r>
    </w:p>
    <w:p w14:paraId="1977B996"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lastRenderedPageBreak/>
        <w:t xml:space="preserve">Russo, S. E., Jenkins, K. L., Wiser, S. K., Uriarte, M., Duncan, R. P., &amp; Coomes, D. a. (2010). Interspecific relationships among growth, mortality and xylem traits of woody species from New Zealand. </w:t>
      </w:r>
      <w:r w:rsidRPr="00135469">
        <w:rPr>
          <w:rFonts w:ascii="Calibri" w:hAnsi="Calibri"/>
          <w:i/>
          <w:iCs/>
          <w:noProof/>
          <w:sz w:val="20"/>
        </w:rPr>
        <w:t>Functional Ecology</w:t>
      </w:r>
      <w:r w:rsidRPr="00135469">
        <w:rPr>
          <w:rFonts w:ascii="Calibri" w:hAnsi="Calibri"/>
          <w:noProof/>
          <w:sz w:val="20"/>
        </w:rPr>
        <w:t xml:space="preserve">, </w:t>
      </w:r>
      <w:r w:rsidRPr="00135469">
        <w:rPr>
          <w:rFonts w:ascii="Calibri" w:hAnsi="Calibri"/>
          <w:i/>
          <w:iCs/>
          <w:noProof/>
          <w:sz w:val="20"/>
        </w:rPr>
        <w:t>24</w:t>
      </w:r>
      <w:r w:rsidRPr="00135469">
        <w:rPr>
          <w:rFonts w:ascii="Calibri" w:hAnsi="Calibri"/>
          <w:noProof/>
          <w:sz w:val="20"/>
        </w:rPr>
        <w:t>(2), 253–262. doi:10.1111/j.1365-2435.2009.01670.x</w:t>
      </w:r>
    </w:p>
    <w:p w14:paraId="211763A5"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Smith, I. (2004). An assessment of recent trends in Australian rainfall. </w:t>
      </w:r>
      <w:r w:rsidRPr="00135469">
        <w:rPr>
          <w:rFonts w:ascii="Calibri" w:hAnsi="Calibri"/>
          <w:i/>
          <w:iCs/>
          <w:noProof/>
          <w:sz w:val="20"/>
        </w:rPr>
        <w:t>Australian Meteorological Magazine</w:t>
      </w:r>
      <w:r w:rsidRPr="00135469">
        <w:rPr>
          <w:rFonts w:ascii="Calibri" w:hAnsi="Calibri"/>
          <w:noProof/>
          <w:sz w:val="20"/>
        </w:rPr>
        <w:t xml:space="preserve">, </w:t>
      </w:r>
      <w:r w:rsidRPr="00135469">
        <w:rPr>
          <w:rFonts w:ascii="Calibri" w:hAnsi="Calibri"/>
          <w:i/>
          <w:iCs/>
          <w:noProof/>
          <w:sz w:val="20"/>
        </w:rPr>
        <w:t>53</w:t>
      </w:r>
      <w:r w:rsidRPr="00135469">
        <w:rPr>
          <w:rFonts w:ascii="Calibri" w:hAnsi="Calibri"/>
          <w:noProof/>
          <w:sz w:val="20"/>
        </w:rPr>
        <w:t>(3), 163–173. Retrieved from http://citeseerx.ist.psu.edu/viewdoc/download?rep=rep1&amp;type=pdf&amp;doi=10.1.1.222.9449</w:t>
      </w:r>
    </w:p>
    <w:p w14:paraId="1956749B"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Swenson, N., &amp; Enquist, B. (2007). Ecological and evolutionary determinants of a key plant functional trait: wood density and its community-wide variation across latitude and elevation. </w:t>
      </w:r>
      <w:r w:rsidRPr="00135469">
        <w:rPr>
          <w:rFonts w:ascii="Calibri" w:hAnsi="Calibri"/>
          <w:i/>
          <w:iCs/>
          <w:noProof/>
          <w:sz w:val="20"/>
        </w:rPr>
        <w:t>American Journal of Botany</w:t>
      </w:r>
      <w:r w:rsidRPr="00135469">
        <w:rPr>
          <w:rFonts w:ascii="Calibri" w:hAnsi="Calibri"/>
          <w:noProof/>
          <w:sz w:val="20"/>
        </w:rPr>
        <w:t xml:space="preserve">, </w:t>
      </w:r>
      <w:r w:rsidRPr="00135469">
        <w:rPr>
          <w:rFonts w:ascii="Calibri" w:hAnsi="Calibri"/>
          <w:i/>
          <w:iCs/>
          <w:noProof/>
          <w:sz w:val="20"/>
        </w:rPr>
        <w:t>94</w:t>
      </w:r>
      <w:r w:rsidRPr="00135469">
        <w:rPr>
          <w:rFonts w:ascii="Calibri" w:hAnsi="Calibri"/>
          <w:noProof/>
          <w:sz w:val="20"/>
        </w:rPr>
        <w:t>(3), 451–459. Retrieved from http://www.amjbot.org/content/94/3/451.short</w:t>
      </w:r>
    </w:p>
    <w:p w14:paraId="24C4129C"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Valladares, F., Balaguer, L., Martinez-Ferri, E., Perez-Corona, E., &amp; Manrique, E. (2002). Plasticity, instability and canalization: is the phenotypic variation in seedlings of sclerophyll oaks consistent with the environmental unpredictability of Mediterranean ecosystems? </w:t>
      </w:r>
      <w:r w:rsidRPr="00135469">
        <w:rPr>
          <w:rFonts w:ascii="Calibri" w:hAnsi="Calibri"/>
          <w:i/>
          <w:iCs/>
          <w:noProof/>
          <w:sz w:val="20"/>
        </w:rPr>
        <w:t>New Phytologist</w:t>
      </w:r>
      <w:r w:rsidRPr="00135469">
        <w:rPr>
          <w:rFonts w:ascii="Calibri" w:hAnsi="Calibri"/>
          <w:noProof/>
          <w:sz w:val="20"/>
        </w:rPr>
        <w:t xml:space="preserve">, </w:t>
      </w:r>
      <w:r w:rsidRPr="00135469">
        <w:rPr>
          <w:rFonts w:ascii="Calibri" w:hAnsi="Calibri"/>
          <w:i/>
          <w:iCs/>
          <w:noProof/>
          <w:sz w:val="20"/>
        </w:rPr>
        <w:t>156</w:t>
      </w:r>
      <w:r w:rsidRPr="00135469">
        <w:rPr>
          <w:rFonts w:ascii="Calibri" w:hAnsi="Calibri"/>
          <w:noProof/>
          <w:sz w:val="20"/>
        </w:rPr>
        <w:t>(3), 457–467. doi:10.1046/j.1469-8137.2002.00525.x</w:t>
      </w:r>
    </w:p>
    <w:p w14:paraId="110ABC46"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Valladares, F., Chico, J., &amp; Aranda, I. (2002). The greater seedling high-light tolerance of Quercus robur over Fagus sylvatica is linked to a greater physiological plasticity. </w:t>
      </w:r>
      <w:r w:rsidRPr="00135469">
        <w:rPr>
          <w:rFonts w:ascii="Calibri" w:hAnsi="Calibri"/>
          <w:i/>
          <w:iCs/>
          <w:noProof/>
          <w:sz w:val="20"/>
        </w:rPr>
        <w:t>Trees</w:t>
      </w:r>
      <w:r w:rsidRPr="00135469">
        <w:rPr>
          <w:rFonts w:ascii="Calibri" w:hAnsi="Calibri"/>
          <w:noProof/>
          <w:sz w:val="20"/>
        </w:rPr>
        <w:t xml:space="preserve">, </w:t>
      </w:r>
      <w:r w:rsidRPr="00135469">
        <w:rPr>
          <w:rFonts w:ascii="Calibri" w:hAnsi="Calibri"/>
          <w:i/>
          <w:iCs/>
          <w:noProof/>
          <w:sz w:val="20"/>
        </w:rPr>
        <w:t>16</w:t>
      </w:r>
      <w:r w:rsidRPr="00135469">
        <w:rPr>
          <w:rFonts w:ascii="Calibri" w:hAnsi="Calibri"/>
          <w:noProof/>
          <w:sz w:val="20"/>
        </w:rPr>
        <w:t>(6), 395–403. doi:10.1007/s00468-002-0184-4</w:t>
      </w:r>
    </w:p>
    <w:p w14:paraId="63E5757C"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Van Steenis, C. G. G. J. (1981). </w:t>
      </w:r>
      <w:r w:rsidRPr="00135469">
        <w:rPr>
          <w:rFonts w:ascii="Calibri" w:hAnsi="Calibri"/>
          <w:i/>
          <w:iCs/>
          <w:noProof/>
          <w:sz w:val="20"/>
        </w:rPr>
        <w:t>Rheophytes of the world: an account of the flood-resistant flowering plants and ferns and the theory of autonomous evolution</w:t>
      </w:r>
      <w:r w:rsidRPr="00135469">
        <w:rPr>
          <w:rFonts w:ascii="Calibri" w:hAnsi="Calibri"/>
          <w:noProof/>
          <w:sz w:val="20"/>
        </w:rPr>
        <w:t>. Sijthoff &amp; Noordhoff Alphen aan den Rijn, Netherlands.</w:t>
      </w:r>
    </w:p>
    <w:p w14:paraId="74D90EC1"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Webb, A., Erskine, W., &amp; Dragovich, D. (2002). Flood-driven formation and destruction of a forested flood plain and in-channel benches on a bedrock-confined stream: Wheeny Creek, southeast Australia. </w:t>
      </w:r>
      <w:r w:rsidRPr="00135469">
        <w:rPr>
          <w:rFonts w:ascii="Calibri" w:hAnsi="Calibri"/>
          <w:i/>
          <w:iCs/>
          <w:noProof/>
          <w:sz w:val="20"/>
        </w:rPr>
        <w:t>International Association of …</w:t>
      </w:r>
      <w:r w:rsidRPr="00135469">
        <w:rPr>
          <w:rFonts w:ascii="Calibri" w:hAnsi="Calibri"/>
          <w:noProof/>
          <w:sz w:val="20"/>
        </w:rPr>
        <w:t xml:space="preserve">, </w:t>
      </w:r>
      <w:r w:rsidRPr="00135469">
        <w:rPr>
          <w:rFonts w:ascii="Calibri" w:hAnsi="Calibri"/>
          <w:i/>
          <w:iCs/>
          <w:noProof/>
          <w:sz w:val="20"/>
        </w:rPr>
        <w:t>276</w:t>
      </w:r>
      <w:r w:rsidRPr="00135469">
        <w:rPr>
          <w:rFonts w:ascii="Calibri" w:hAnsi="Calibri"/>
          <w:noProof/>
          <w:sz w:val="20"/>
        </w:rPr>
        <w:t>, 203–210. Retrieved from http://books.google.com/books?hl=en&amp;lr=&amp;id=G3CYbzEpWTIC&amp;oi=fnd&amp;pg=PA203&amp;dq=Flood-driven+formation+and+destruction+of+a+forested+flood+plain+and+in-channel+benches+on+a+bedrock-confined+stream+:+Wheeny+Creek+,+southeast+Australia&amp;ots=1dlSjcvkPk&amp;sig=WZUDIFkKAVpNY72hr1oF4V_TcOY</w:t>
      </w:r>
    </w:p>
    <w:p w14:paraId="4617F3DB"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Weimann, M., &amp; Williamson, G. (2002). Geographic variation in wood specific gravity: effects of latitude, temperature and precipitation. </w:t>
      </w:r>
      <w:r w:rsidRPr="00135469">
        <w:rPr>
          <w:rFonts w:ascii="Calibri" w:hAnsi="Calibri"/>
          <w:i/>
          <w:iCs/>
          <w:noProof/>
          <w:sz w:val="20"/>
        </w:rPr>
        <w:t>Wood and Fiber Science</w:t>
      </w:r>
      <w:r w:rsidRPr="00135469">
        <w:rPr>
          <w:rFonts w:ascii="Calibri" w:hAnsi="Calibri"/>
          <w:noProof/>
          <w:sz w:val="20"/>
        </w:rPr>
        <w:t xml:space="preserve">, </w:t>
      </w:r>
      <w:r w:rsidRPr="00135469">
        <w:rPr>
          <w:rFonts w:ascii="Calibri" w:hAnsi="Calibri"/>
          <w:i/>
          <w:iCs/>
          <w:noProof/>
          <w:sz w:val="20"/>
        </w:rPr>
        <w:t>34</w:t>
      </w:r>
      <w:r w:rsidRPr="00135469">
        <w:rPr>
          <w:rFonts w:ascii="Calibri" w:hAnsi="Calibri"/>
          <w:noProof/>
          <w:sz w:val="20"/>
        </w:rPr>
        <w:t>(1), 96–107.</w:t>
      </w:r>
    </w:p>
    <w:p w14:paraId="1FF2E836"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Westoby, M. (1998). A leaf-height-seed (LHS) plant ecology strategy scheme. </w:t>
      </w:r>
      <w:r w:rsidRPr="00135469">
        <w:rPr>
          <w:rFonts w:ascii="Calibri" w:hAnsi="Calibri"/>
          <w:i/>
          <w:iCs/>
          <w:noProof/>
          <w:sz w:val="20"/>
        </w:rPr>
        <w:t>Plant and Soil</w:t>
      </w:r>
      <w:r w:rsidRPr="00135469">
        <w:rPr>
          <w:rFonts w:ascii="Calibri" w:hAnsi="Calibri"/>
          <w:noProof/>
          <w:sz w:val="20"/>
        </w:rPr>
        <w:t xml:space="preserve">, </w:t>
      </w:r>
      <w:r w:rsidRPr="00135469">
        <w:rPr>
          <w:rFonts w:ascii="Calibri" w:hAnsi="Calibri"/>
          <w:i/>
          <w:iCs/>
          <w:noProof/>
          <w:sz w:val="20"/>
        </w:rPr>
        <w:t>199</w:t>
      </w:r>
      <w:r w:rsidRPr="00135469">
        <w:rPr>
          <w:rFonts w:ascii="Calibri" w:hAnsi="Calibri"/>
          <w:noProof/>
          <w:sz w:val="20"/>
        </w:rPr>
        <w:t>(2), 213–227. Retrieved from http://www.springerlink.com/index/H5163540255151QR.pdf</w:t>
      </w:r>
    </w:p>
    <w:p w14:paraId="44C31651"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Westoby, M., Falster, D. S., Moles, A. T., Vesk, P. a., &amp; Wright, I. J. (2002). PLANT ECOLOGICAL STRATEGIES: Some Leading Dimensions of Variation Between Species. </w:t>
      </w:r>
      <w:r w:rsidRPr="00135469">
        <w:rPr>
          <w:rFonts w:ascii="Calibri" w:hAnsi="Calibri"/>
          <w:i/>
          <w:iCs/>
          <w:noProof/>
          <w:sz w:val="20"/>
        </w:rPr>
        <w:t>Annual Review of Ecology and Systematics</w:t>
      </w:r>
      <w:r w:rsidRPr="00135469">
        <w:rPr>
          <w:rFonts w:ascii="Calibri" w:hAnsi="Calibri"/>
          <w:noProof/>
          <w:sz w:val="20"/>
        </w:rPr>
        <w:t xml:space="preserve">, </w:t>
      </w:r>
      <w:r w:rsidRPr="00135469">
        <w:rPr>
          <w:rFonts w:ascii="Calibri" w:hAnsi="Calibri"/>
          <w:i/>
          <w:iCs/>
          <w:noProof/>
          <w:sz w:val="20"/>
        </w:rPr>
        <w:t>33</w:t>
      </w:r>
      <w:r w:rsidRPr="00135469">
        <w:rPr>
          <w:rFonts w:ascii="Calibri" w:hAnsi="Calibri"/>
          <w:noProof/>
          <w:sz w:val="20"/>
        </w:rPr>
        <w:t>(1), 125–159. doi:10.1146/annurev.ecolsys.33.010802.150452</w:t>
      </w:r>
    </w:p>
    <w:p w14:paraId="0B3BEBD5"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Westoby, M., &amp; Wright, I. J. (2006). Land-plant ecology on the basis of functional traits. </w:t>
      </w:r>
      <w:r w:rsidRPr="00135469">
        <w:rPr>
          <w:rFonts w:ascii="Calibri" w:hAnsi="Calibri"/>
          <w:i/>
          <w:iCs/>
          <w:noProof/>
          <w:sz w:val="20"/>
        </w:rPr>
        <w:t>Trends in Ecology &amp; Evolution</w:t>
      </w:r>
      <w:r w:rsidRPr="00135469">
        <w:rPr>
          <w:rFonts w:ascii="Calibri" w:hAnsi="Calibri"/>
          <w:noProof/>
          <w:sz w:val="20"/>
        </w:rPr>
        <w:t xml:space="preserve">, </w:t>
      </w:r>
      <w:r w:rsidRPr="00135469">
        <w:rPr>
          <w:rFonts w:ascii="Calibri" w:hAnsi="Calibri"/>
          <w:i/>
          <w:iCs/>
          <w:noProof/>
          <w:sz w:val="20"/>
        </w:rPr>
        <w:t>21</w:t>
      </w:r>
      <w:r w:rsidRPr="00135469">
        <w:rPr>
          <w:rFonts w:ascii="Calibri" w:hAnsi="Calibri"/>
          <w:noProof/>
          <w:sz w:val="20"/>
        </w:rPr>
        <w:t>(5), 261–8. doi:10.1016/j.tree.2006.02.004</w:t>
      </w:r>
    </w:p>
    <w:p w14:paraId="14D30C05"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Woolfrey, A. R., &amp; Ladd, P. . (2001). Habitat preference and reproductive traits of a major Australian riparian tree species (Casuarina cunninghamiana). </w:t>
      </w:r>
      <w:r w:rsidRPr="00135469">
        <w:rPr>
          <w:rFonts w:ascii="Calibri" w:hAnsi="Calibri"/>
          <w:i/>
          <w:iCs/>
          <w:noProof/>
          <w:sz w:val="20"/>
        </w:rPr>
        <w:t>Australian Journal of Botany</w:t>
      </w:r>
      <w:r w:rsidRPr="00135469">
        <w:rPr>
          <w:rFonts w:ascii="Calibri" w:hAnsi="Calibri"/>
          <w:noProof/>
          <w:sz w:val="20"/>
        </w:rPr>
        <w:t xml:space="preserve">, </w:t>
      </w:r>
      <w:r w:rsidRPr="00135469">
        <w:rPr>
          <w:rFonts w:ascii="Calibri" w:hAnsi="Calibri"/>
          <w:i/>
          <w:iCs/>
          <w:noProof/>
          <w:sz w:val="20"/>
        </w:rPr>
        <w:t>49</w:t>
      </w:r>
      <w:r w:rsidRPr="00135469">
        <w:rPr>
          <w:rFonts w:ascii="Calibri" w:hAnsi="Calibri"/>
          <w:noProof/>
          <w:sz w:val="20"/>
        </w:rPr>
        <w:t>(6), 705–715.</w:t>
      </w:r>
    </w:p>
    <w:p w14:paraId="7F80D3C9"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t xml:space="preserve">Wright, S. J., Kitajima, K., Kraft, N. J. B., Reich, P. B., Wright, I. J., Bunker, D. E., … Zanne, A. E. (2010). Functional traits and the growth-mortality trade-off in tropical trees. </w:t>
      </w:r>
      <w:r w:rsidRPr="00135469">
        <w:rPr>
          <w:rFonts w:ascii="Calibri" w:hAnsi="Calibri"/>
          <w:i/>
          <w:iCs/>
          <w:noProof/>
          <w:sz w:val="20"/>
        </w:rPr>
        <w:t>Ecology</w:t>
      </w:r>
      <w:r w:rsidRPr="00135469">
        <w:rPr>
          <w:rFonts w:ascii="Calibri" w:hAnsi="Calibri"/>
          <w:noProof/>
          <w:sz w:val="20"/>
        </w:rPr>
        <w:t xml:space="preserve">, </w:t>
      </w:r>
      <w:r w:rsidRPr="00135469">
        <w:rPr>
          <w:rFonts w:ascii="Calibri" w:hAnsi="Calibri"/>
          <w:i/>
          <w:iCs/>
          <w:noProof/>
          <w:sz w:val="20"/>
        </w:rPr>
        <w:t>91</w:t>
      </w:r>
      <w:r w:rsidRPr="00135469">
        <w:rPr>
          <w:rFonts w:ascii="Calibri" w:hAnsi="Calibri"/>
          <w:noProof/>
          <w:sz w:val="20"/>
        </w:rPr>
        <w:t>(12), 3664–74. Retrieved from http://www.ncbi.nlm.nih.gov/pubmed/21302837</w:t>
      </w:r>
    </w:p>
    <w:p w14:paraId="0C49BA29" w14:textId="77777777" w:rsidR="00135469" w:rsidRPr="00135469" w:rsidRDefault="00135469">
      <w:pPr>
        <w:pStyle w:val="NormalWeb"/>
        <w:ind w:left="480" w:hanging="480"/>
        <w:divId w:val="875966892"/>
        <w:rPr>
          <w:rFonts w:ascii="Calibri" w:hAnsi="Calibri"/>
          <w:noProof/>
          <w:sz w:val="20"/>
        </w:rPr>
      </w:pPr>
      <w:r w:rsidRPr="00135469">
        <w:rPr>
          <w:rFonts w:ascii="Calibri" w:hAnsi="Calibri"/>
          <w:noProof/>
          <w:sz w:val="20"/>
        </w:rPr>
        <w:lastRenderedPageBreak/>
        <w:t xml:space="preserve">Zieminska, K., Butler, D. W., Gleason, S. M., Wright, I. J., &amp; Westoby, M. (2013). Fibre wall and lumen fractions drive wood density variation across 24 Australian angiosperms. </w:t>
      </w:r>
      <w:r w:rsidRPr="00135469">
        <w:rPr>
          <w:rFonts w:ascii="Calibri" w:hAnsi="Calibri"/>
          <w:i/>
          <w:iCs/>
          <w:noProof/>
          <w:sz w:val="20"/>
        </w:rPr>
        <w:t>AoB PLANTS</w:t>
      </w:r>
      <w:r w:rsidRPr="00135469">
        <w:rPr>
          <w:rFonts w:ascii="Calibri" w:hAnsi="Calibri"/>
          <w:noProof/>
          <w:sz w:val="20"/>
        </w:rPr>
        <w:t xml:space="preserve">, </w:t>
      </w:r>
      <w:r w:rsidRPr="00135469">
        <w:rPr>
          <w:rFonts w:ascii="Calibri" w:hAnsi="Calibri"/>
          <w:i/>
          <w:iCs/>
          <w:noProof/>
          <w:sz w:val="20"/>
        </w:rPr>
        <w:t>5</w:t>
      </w:r>
      <w:r w:rsidRPr="00135469">
        <w:rPr>
          <w:rFonts w:ascii="Calibri" w:hAnsi="Calibri"/>
          <w:noProof/>
          <w:sz w:val="20"/>
        </w:rPr>
        <w:t>, plt046–plt046. doi:10.1093/aobpla/plt046</w:t>
      </w:r>
    </w:p>
    <w:p w14:paraId="4E656F6A" w14:textId="103B9D5E" w:rsidR="007137EA" w:rsidRPr="00EA700F" w:rsidRDefault="007137EA" w:rsidP="00A22B81">
      <w:pPr>
        <w:spacing w:line="360" w:lineRule="auto"/>
        <w:jc w:val="both"/>
        <w:rPr>
          <w:b/>
        </w:rPr>
      </w:pPr>
      <w:r w:rsidRPr="00EF3710">
        <w:rPr>
          <w:b/>
          <w:sz w:val="20"/>
          <w:szCs w:val="20"/>
        </w:rPr>
        <w:fldChar w:fldCharType="end"/>
      </w:r>
    </w:p>
    <w:sectPr w:rsidR="007137EA" w:rsidRPr="00EA700F" w:rsidSect="00B55332">
      <w:pgSz w:w="11906" w:h="16838"/>
      <w:pgMar w:top="1440" w:right="1440" w:bottom="1440" w:left="1440" w:header="708" w:footer="708" w:gutter="0"/>
      <w:lnNumType w:countBy="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Dr Kirstie Fryirs" w:date="2014-04-08T16:36:00Z" w:initials="KF">
    <w:p w14:paraId="05BFF25D" w14:textId="2FDF528D" w:rsidR="003C657A" w:rsidRDefault="003C657A">
      <w:pPr>
        <w:pStyle w:val="CommentText"/>
      </w:pPr>
      <w:r>
        <w:rPr>
          <w:rStyle w:val="CommentReference"/>
        </w:rPr>
        <w:annotationRef/>
      </w:r>
      <w:r>
        <w:t>Maybe adds a bit of a bent that will attract readers</w:t>
      </w:r>
    </w:p>
  </w:comment>
  <w:comment w:id="3" w:author="Dr Kirstie Fryirs" w:date="2014-04-08T16:36:00Z" w:initials="KF">
    <w:p w14:paraId="5CD7BA7F" w14:textId="77777777" w:rsidR="003C657A" w:rsidRDefault="003C657A">
      <w:pPr>
        <w:pStyle w:val="CommentText"/>
      </w:pPr>
      <w:r>
        <w:rPr>
          <w:rStyle w:val="CommentReference"/>
        </w:rPr>
        <w:annotationRef/>
      </w:r>
      <w:r>
        <w:t>I really like this paper.  It’s well written and I think it has some nice contributions.</w:t>
      </w:r>
    </w:p>
    <w:p w14:paraId="53615BB4" w14:textId="77777777" w:rsidR="003C657A" w:rsidRDefault="003C657A">
      <w:pPr>
        <w:pStyle w:val="CommentText"/>
      </w:pPr>
    </w:p>
    <w:p w14:paraId="2CE507F4" w14:textId="5423F028" w:rsidR="003C657A" w:rsidRDefault="003C657A">
      <w:pPr>
        <w:pStyle w:val="CommentText"/>
      </w:pPr>
      <w:r>
        <w:t>Relatively minor changes throughout with one or 2 more ideas for the discussion.</w:t>
      </w:r>
    </w:p>
  </w:comment>
  <w:comment w:id="4" w:author="Dr Kirstie Fryirs" w:date="2014-04-08T16:36:00Z" w:initials="KF">
    <w:p w14:paraId="20887BA4" w14:textId="50D4A4B9" w:rsidR="003C657A" w:rsidRDefault="003C657A">
      <w:pPr>
        <w:pStyle w:val="CommentText"/>
      </w:pPr>
      <w:r>
        <w:rPr>
          <w:rStyle w:val="CommentReference"/>
        </w:rPr>
        <w:annotationRef/>
      </w:r>
      <w:r>
        <w:t>Nice questions</w:t>
      </w:r>
    </w:p>
  </w:comment>
  <w:comment w:id="5" w:author="Dr Kirstie Fryirs" w:date="2014-04-08T16:36:00Z" w:initials="KF">
    <w:p w14:paraId="37F0C95C" w14:textId="1F77615D" w:rsidR="003C657A" w:rsidRDefault="003C657A">
      <w:pPr>
        <w:pStyle w:val="CommentText"/>
      </w:pPr>
      <w:r>
        <w:rPr>
          <w:rStyle w:val="CommentReference"/>
        </w:rPr>
        <w:annotationRef/>
      </w:r>
      <w:r>
        <w:t>What’s they – something missing here</w:t>
      </w:r>
    </w:p>
    <w:p w14:paraId="71FF8789" w14:textId="77777777" w:rsidR="003C657A" w:rsidRDefault="003C657A">
      <w:pPr>
        <w:pStyle w:val="CommentText"/>
      </w:pPr>
    </w:p>
    <w:p w14:paraId="05A575F7" w14:textId="14F8B08C" w:rsidR="003C657A" w:rsidRDefault="003C657A">
      <w:pPr>
        <w:pStyle w:val="CommentText"/>
      </w:pPr>
      <w:r>
        <w:t>ML – yep, need to reword</w:t>
      </w:r>
    </w:p>
  </w:comment>
  <w:comment w:id="6" w:author="Dr Kirstie Fryirs" w:date="2014-04-08T16:36:00Z" w:initials="KF">
    <w:p w14:paraId="15A99502" w14:textId="6D78F7FD" w:rsidR="003C657A" w:rsidRDefault="003C657A">
      <w:pPr>
        <w:pStyle w:val="CommentText"/>
      </w:pPr>
      <w:r>
        <w:rPr>
          <w:rStyle w:val="CommentReference"/>
        </w:rPr>
        <w:annotationRef/>
      </w:r>
      <w:r>
        <w:t>Nice contributions too!</w:t>
      </w:r>
    </w:p>
  </w:comment>
  <w:comment w:id="10" w:author="Michelle Leishman" w:date="2014-04-08T16:36:00Z" w:initials="ML">
    <w:p w14:paraId="7C35F91F" w14:textId="0EB46902" w:rsidR="003C657A" w:rsidRDefault="003C657A">
      <w:pPr>
        <w:pStyle w:val="CommentText"/>
      </w:pPr>
      <w:r>
        <w:rPr>
          <w:rStyle w:val="CommentReference"/>
        </w:rPr>
        <w:annotationRef/>
      </w:r>
      <w:r>
        <w:t>Maybe take Kirstie’s addition in the previous sentence and insert it into the last sentence of the Abstract</w:t>
      </w:r>
    </w:p>
  </w:comment>
  <w:comment w:id="11" w:author="Dr Kirstie Fryirs" w:date="2014-04-08T16:36:00Z" w:initials="KF">
    <w:p w14:paraId="05B5330A" w14:textId="6CE4F5AC" w:rsidR="003C657A" w:rsidRDefault="003C657A">
      <w:pPr>
        <w:pStyle w:val="CommentText"/>
      </w:pPr>
      <w:r>
        <w:rPr>
          <w:rStyle w:val="CommentReference"/>
        </w:rPr>
        <w:annotationRef/>
      </w:r>
      <w:r>
        <w:t xml:space="preserve">Not sure what convention is for </w:t>
      </w:r>
      <w:proofErr w:type="spellStart"/>
      <w:r>
        <w:t>Ecohydrology</w:t>
      </w:r>
      <w:proofErr w:type="spellEnd"/>
      <w:r>
        <w:t xml:space="preserve"> but you may need to change this throughout</w:t>
      </w:r>
    </w:p>
    <w:p w14:paraId="46A9F43F" w14:textId="77777777" w:rsidR="003C657A" w:rsidRDefault="003C657A">
      <w:pPr>
        <w:pStyle w:val="CommentText"/>
      </w:pPr>
    </w:p>
    <w:p w14:paraId="7DE914A1" w14:textId="6E9D7801" w:rsidR="003C657A" w:rsidRDefault="003C657A">
      <w:pPr>
        <w:pStyle w:val="CommentText"/>
      </w:pPr>
      <w:r>
        <w:t>ML – apply formatting rules for in text citations specific to the journal you plan to submit to</w:t>
      </w:r>
    </w:p>
  </w:comment>
  <w:comment w:id="16" w:author="Michelle Leishman" w:date="2014-04-08T16:36:00Z" w:initials="ML">
    <w:p w14:paraId="0A557CA3" w14:textId="3456EE1A" w:rsidR="003C657A" w:rsidRDefault="003C657A">
      <w:pPr>
        <w:pStyle w:val="CommentText"/>
      </w:pPr>
      <w:r>
        <w:rPr>
          <w:rStyle w:val="CommentReference"/>
        </w:rPr>
        <w:annotationRef/>
      </w:r>
      <w:r>
        <w:t>Wood density? Otherwise it is combined variation in many traits that result in ecological strategy variation</w:t>
      </w:r>
    </w:p>
  </w:comment>
  <w:comment w:id="20" w:author="Michelle Leishman" w:date="2014-04-08T16:36:00Z" w:initials="ML">
    <w:p w14:paraId="13D31E3D" w14:textId="344D4CAD" w:rsidR="003C657A" w:rsidRDefault="003C657A">
      <w:pPr>
        <w:pStyle w:val="CommentText"/>
      </w:pPr>
      <w:r>
        <w:rPr>
          <w:rStyle w:val="CommentReference"/>
        </w:rPr>
        <w:annotationRef/>
      </w:r>
      <w:r>
        <w:t>Fix Falster ref. Actually something weird is going on with your Endnote in that authors initials are being included</w:t>
      </w:r>
    </w:p>
  </w:comment>
  <w:comment w:id="32" w:author="Dr Kirstie Fryirs" w:date="2014-04-08T16:36:00Z" w:initials="KF">
    <w:p w14:paraId="31FA1DA3" w14:textId="4C3A401F" w:rsidR="003C657A" w:rsidRDefault="003C657A">
      <w:pPr>
        <w:pStyle w:val="CommentText"/>
      </w:pPr>
      <w:r>
        <w:rPr>
          <w:rStyle w:val="CommentReference"/>
        </w:rPr>
        <w:annotationRef/>
      </w:r>
      <w:r>
        <w:t>Bit convoluted – rephrase.</w:t>
      </w:r>
    </w:p>
    <w:p w14:paraId="776BEA4B" w14:textId="77777777" w:rsidR="003C657A" w:rsidRDefault="003C657A">
      <w:pPr>
        <w:pStyle w:val="CommentText"/>
      </w:pPr>
    </w:p>
    <w:p w14:paraId="25ED6173" w14:textId="3FA4757A" w:rsidR="003C657A" w:rsidRDefault="003C657A">
      <w:pPr>
        <w:pStyle w:val="CommentText"/>
      </w:pPr>
      <w:r>
        <w:t>ML – it might work better split into 2 sentences</w:t>
      </w:r>
    </w:p>
  </w:comment>
  <w:comment w:id="43" w:author="Dr Kirstie Fryirs" w:date="2014-04-08T16:36:00Z" w:initials="KF">
    <w:p w14:paraId="58F1730C" w14:textId="1912BCB4" w:rsidR="003C657A" w:rsidRDefault="003C657A">
      <w:pPr>
        <w:pStyle w:val="CommentText"/>
      </w:pPr>
      <w:r>
        <w:rPr>
          <w:rStyle w:val="CommentReference"/>
        </w:rPr>
        <w:annotationRef/>
      </w:r>
      <w:r>
        <w:t xml:space="preserve">In the Introduction somewhere (or maybe regional setting) I would outline the nature of the hydrology of </w:t>
      </w:r>
      <w:proofErr w:type="spellStart"/>
      <w:r>
        <w:t>Austrlaian</w:t>
      </w:r>
      <w:proofErr w:type="spellEnd"/>
      <w:r>
        <w:t xml:space="preserve"> fluvial system.  They have the highest flow variability in the world – you should be citing McMahon and </w:t>
      </w:r>
      <w:proofErr w:type="spellStart"/>
      <w:r>
        <w:t>Finalyson</w:t>
      </w:r>
      <w:proofErr w:type="spellEnd"/>
      <w:r>
        <w:t xml:space="preserve"> type work as well the later stuff by </w:t>
      </w:r>
      <w:proofErr w:type="spellStart"/>
      <w:r>
        <w:t>Rustomji</w:t>
      </w:r>
      <w:proofErr w:type="spellEnd"/>
      <w:r>
        <w:t xml:space="preserve"> on flow variability in eastern Australia.</w:t>
      </w:r>
    </w:p>
    <w:p w14:paraId="2E8E2D63" w14:textId="77777777" w:rsidR="003C657A" w:rsidRDefault="003C657A">
      <w:pPr>
        <w:pStyle w:val="CommentText"/>
      </w:pPr>
    </w:p>
    <w:p w14:paraId="1B463B06" w14:textId="77777777" w:rsidR="003C657A" w:rsidRDefault="003C657A" w:rsidP="00814EC9">
      <w:pPr>
        <w:autoSpaceDE w:val="0"/>
        <w:autoSpaceDN w:val="0"/>
        <w:adjustRightInd w:val="0"/>
        <w:spacing w:after="0" w:line="240" w:lineRule="auto"/>
        <w:rPr>
          <w:rFonts w:ascii="AdvTTd9b1c495" w:hAnsi="AdvTTd9b1c495" w:cs="AdvTTd9b1c495"/>
          <w:sz w:val="16"/>
          <w:szCs w:val="16"/>
        </w:rPr>
      </w:pPr>
      <w:proofErr w:type="spellStart"/>
      <w:r>
        <w:rPr>
          <w:rFonts w:ascii="AdvTTd9b1c495" w:hAnsi="AdvTTd9b1c495" w:cs="AdvTTd9b1c495"/>
          <w:sz w:val="16"/>
          <w:szCs w:val="16"/>
        </w:rPr>
        <w:t>Rustomji</w:t>
      </w:r>
      <w:proofErr w:type="spellEnd"/>
      <w:r>
        <w:rPr>
          <w:rFonts w:ascii="AdvTTd9b1c495" w:hAnsi="AdvTTd9b1c495" w:cs="AdvTTd9b1c495"/>
          <w:sz w:val="16"/>
          <w:szCs w:val="16"/>
        </w:rPr>
        <w:t xml:space="preserve"> P, Bennett N, </w:t>
      </w:r>
      <w:proofErr w:type="spellStart"/>
      <w:r>
        <w:rPr>
          <w:rFonts w:ascii="AdvTTd9b1c495" w:hAnsi="AdvTTd9b1c495" w:cs="AdvTTd9b1c495"/>
          <w:sz w:val="16"/>
          <w:szCs w:val="16"/>
        </w:rPr>
        <w:t>Chiew</w:t>
      </w:r>
      <w:proofErr w:type="spellEnd"/>
      <w:r>
        <w:rPr>
          <w:rFonts w:ascii="AdvTTd9b1c495" w:hAnsi="AdvTTd9b1c495" w:cs="AdvTTd9b1c495"/>
          <w:sz w:val="16"/>
          <w:szCs w:val="16"/>
        </w:rPr>
        <w:t xml:space="preserve"> F. 2009. Flood variability east of</w:t>
      </w:r>
    </w:p>
    <w:p w14:paraId="705321C1" w14:textId="77777777" w:rsidR="003C657A" w:rsidRDefault="003C657A"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Australia</w:t>
      </w:r>
      <w:r>
        <w:rPr>
          <w:rFonts w:ascii="AdvTTd9b1c495+20" w:hAnsi="AdvTTd9b1c495+20" w:cs="AdvTTd9b1c495+20"/>
          <w:sz w:val="16"/>
          <w:szCs w:val="16"/>
        </w:rPr>
        <w:t>’</w:t>
      </w:r>
      <w:r>
        <w:rPr>
          <w:rFonts w:ascii="AdvTTd9b1c495" w:hAnsi="AdvTTd9b1c495" w:cs="AdvTTd9b1c495"/>
          <w:sz w:val="16"/>
          <w:szCs w:val="16"/>
        </w:rPr>
        <w:t xml:space="preserve">s Great Dividing Range. </w:t>
      </w:r>
      <w:r>
        <w:rPr>
          <w:rFonts w:ascii="AdvTT5603d1df.BI" w:hAnsi="AdvTT5603d1df.BI" w:cs="AdvTT5603d1df.BI"/>
          <w:sz w:val="16"/>
          <w:szCs w:val="16"/>
        </w:rPr>
        <w:t xml:space="preserve">Journal of Hydrology </w:t>
      </w:r>
      <w:r>
        <w:rPr>
          <w:rFonts w:ascii="AdvTT0b55cdb0.B" w:hAnsi="AdvTT0b55cdb0.B" w:cs="AdvTT0b55cdb0.B"/>
          <w:sz w:val="16"/>
          <w:szCs w:val="16"/>
        </w:rPr>
        <w:t>374</w:t>
      </w:r>
      <w:r>
        <w:rPr>
          <w:rFonts w:ascii="AdvTTd9b1c495" w:hAnsi="AdvTTd9b1c495" w:cs="AdvTTd9b1c495"/>
          <w:sz w:val="16"/>
          <w:szCs w:val="16"/>
        </w:rPr>
        <w:t>(3</w:t>
      </w:r>
      <w:r>
        <w:rPr>
          <w:rFonts w:ascii="AdvTTd9b1c495+20" w:hAnsi="AdvTTd9b1c495+20" w:cs="AdvTTd9b1c495+20"/>
          <w:sz w:val="16"/>
          <w:szCs w:val="16"/>
        </w:rPr>
        <w:t>–</w:t>
      </w:r>
      <w:r>
        <w:rPr>
          <w:rFonts w:ascii="AdvTTd9b1c495" w:hAnsi="AdvTTd9b1c495" w:cs="AdvTTd9b1c495"/>
          <w:sz w:val="16"/>
          <w:szCs w:val="16"/>
        </w:rPr>
        <w:t>4):</w:t>
      </w:r>
    </w:p>
    <w:p w14:paraId="4042DB61" w14:textId="77777777" w:rsidR="003C657A" w:rsidRDefault="003C657A"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196</w:t>
      </w:r>
      <w:r>
        <w:rPr>
          <w:rFonts w:ascii="AdvTTd9b1c495+20" w:hAnsi="AdvTTd9b1c495+20" w:cs="AdvTTd9b1c495+20"/>
          <w:sz w:val="16"/>
          <w:szCs w:val="16"/>
        </w:rPr>
        <w:t>–</w:t>
      </w:r>
      <w:r>
        <w:rPr>
          <w:rFonts w:ascii="AdvTTd9b1c495" w:hAnsi="AdvTTd9b1c495" w:cs="AdvTTd9b1c495"/>
          <w:sz w:val="16"/>
          <w:szCs w:val="16"/>
        </w:rPr>
        <w:t>208.</w:t>
      </w:r>
    </w:p>
    <w:p w14:paraId="5FE6F23A" w14:textId="77777777" w:rsidR="003C657A" w:rsidRDefault="003C657A" w:rsidP="00814EC9">
      <w:pPr>
        <w:autoSpaceDE w:val="0"/>
        <w:autoSpaceDN w:val="0"/>
        <w:adjustRightInd w:val="0"/>
        <w:spacing w:after="0" w:line="240" w:lineRule="auto"/>
        <w:rPr>
          <w:rFonts w:ascii="AdvTTd9b1c495" w:hAnsi="AdvTTd9b1c495" w:cs="AdvTTd9b1c495"/>
          <w:sz w:val="16"/>
          <w:szCs w:val="16"/>
        </w:rPr>
      </w:pPr>
    </w:p>
    <w:p w14:paraId="496545E2" w14:textId="39E77AAE" w:rsidR="003C657A" w:rsidRDefault="003C657A" w:rsidP="00814EC9">
      <w:pPr>
        <w:pStyle w:val="CommentText"/>
      </w:pPr>
      <w:r>
        <w:rPr>
          <w:rFonts w:ascii="AdvTTd9b1c495" w:hAnsi="AdvTTd9b1c495" w:cs="AdvTTd9b1c495"/>
          <w:sz w:val="16"/>
          <w:szCs w:val="16"/>
        </w:rPr>
        <w:t xml:space="preserve">And the older material by </w:t>
      </w:r>
      <w:proofErr w:type="spellStart"/>
      <w:r>
        <w:rPr>
          <w:rFonts w:ascii="AdvTTd9b1c495" w:hAnsi="AdvTTd9b1c495" w:cs="AdvTTd9b1c495"/>
          <w:sz w:val="16"/>
          <w:szCs w:val="16"/>
        </w:rPr>
        <w:t>Finalyson</w:t>
      </w:r>
      <w:proofErr w:type="spellEnd"/>
      <w:r>
        <w:rPr>
          <w:rFonts w:ascii="AdvTTd9b1c495" w:hAnsi="AdvTTd9b1c495" w:cs="AdvTTd9b1c495"/>
          <w:sz w:val="16"/>
          <w:szCs w:val="16"/>
        </w:rPr>
        <w:t xml:space="preserve"> and McMahon on Australian rivers and flow variability (Australia versus the World).  You could also refer to some of the </w:t>
      </w:r>
      <w:proofErr w:type="spellStart"/>
      <w:r>
        <w:rPr>
          <w:rFonts w:ascii="AdvTTd9b1c495" w:hAnsi="AdvTTd9b1c495" w:cs="AdvTTd9b1c495"/>
          <w:sz w:val="16"/>
          <w:szCs w:val="16"/>
        </w:rPr>
        <w:t>Wohl</w:t>
      </w:r>
      <w:proofErr w:type="spellEnd"/>
      <w:r>
        <w:rPr>
          <w:rFonts w:ascii="AdvTTd9b1c495" w:hAnsi="AdvTTd9b1c495" w:cs="AdvTTd9b1c495"/>
          <w:sz w:val="16"/>
          <w:szCs w:val="16"/>
        </w:rPr>
        <w:t xml:space="preserve"> stuff on coefficients of variation in flow for Australian rivers in an international context.</w:t>
      </w:r>
    </w:p>
  </w:comment>
  <w:comment w:id="44" w:author="Michelle Leishman" w:date="2014-04-08T16:36:00Z" w:initials="ML">
    <w:p w14:paraId="2D97D761" w14:textId="430C35D6" w:rsidR="003C657A" w:rsidRDefault="003C657A">
      <w:pPr>
        <w:pStyle w:val="CommentText"/>
      </w:pPr>
      <w:r>
        <w:rPr>
          <w:rStyle w:val="CommentReference"/>
        </w:rPr>
        <w:annotationRef/>
      </w:r>
      <w:r>
        <w:t>Average annual?</w:t>
      </w:r>
    </w:p>
  </w:comment>
  <w:comment w:id="54" w:author="Michelle Leishman" w:date="2014-04-08T16:36:00Z" w:initials="ML">
    <w:p w14:paraId="6F401044" w14:textId="5BE031EE" w:rsidR="003C657A" w:rsidRDefault="003C657A">
      <w:pPr>
        <w:pStyle w:val="CommentText"/>
      </w:pPr>
      <w:r>
        <w:rPr>
          <w:rStyle w:val="CommentReference"/>
        </w:rPr>
        <w:annotationRef/>
      </w:r>
      <w:r>
        <w:t xml:space="preserve">This might be the place to put a sentence or two about typical SE </w:t>
      </w:r>
      <w:proofErr w:type="spellStart"/>
      <w:r>
        <w:t>Aust</w:t>
      </w:r>
      <w:proofErr w:type="spellEnd"/>
      <w:r>
        <w:t xml:space="preserve"> riparian conditions, as suggested by KF</w:t>
      </w:r>
    </w:p>
  </w:comment>
  <w:comment w:id="68" w:author="Michelle Leishman" w:date="2014-04-08T16:36:00Z" w:initials="ML">
    <w:p w14:paraId="5FADE607" w14:textId="7C5E2546" w:rsidR="003C657A" w:rsidRDefault="003C657A">
      <w:pPr>
        <w:pStyle w:val="CommentText"/>
      </w:pPr>
      <w:r>
        <w:rPr>
          <w:rStyle w:val="CommentReference"/>
        </w:rPr>
        <w:annotationRef/>
      </w:r>
      <w:r>
        <w:t>Make sure you follow the journal style for formatting different levels of headings</w:t>
      </w:r>
    </w:p>
  </w:comment>
  <w:comment w:id="70" w:author="Michelle Leishman" w:date="2014-04-08T16:36:00Z" w:initials="ML">
    <w:p w14:paraId="6B27E19A" w14:textId="50DB7B37" w:rsidR="003C657A" w:rsidRDefault="003C657A">
      <w:pPr>
        <w:pStyle w:val="CommentText"/>
      </w:pPr>
      <w:r>
        <w:rPr>
          <w:rStyle w:val="CommentReference"/>
        </w:rPr>
        <w:annotationRef/>
      </w:r>
      <w:r>
        <w:t>Is this a proper name requiring capitals? And what about the SE Murray Darling basin?</w:t>
      </w:r>
    </w:p>
  </w:comment>
  <w:comment w:id="71" w:author="Michelle Leishman" w:date="2014-04-08T16:36:00Z" w:initials="ML">
    <w:p w14:paraId="59C8D263" w14:textId="10A15172" w:rsidR="003C657A" w:rsidRDefault="003C657A">
      <w:pPr>
        <w:pStyle w:val="CommentText"/>
      </w:pPr>
      <w:r>
        <w:rPr>
          <w:rStyle w:val="CommentReference"/>
        </w:rPr>
        <w:annotationRef/>
      </w:r>
      <w:r>
        <w:t>I hate the use of ‘methodology’ (which is actually the study of methods). It is an obsessive pet hate of mine – you’ll get used to it!</w:t>
      </w:r>
    </w:p>
  </w:comment>
  <w:comment w:id="74" w:author="Dr Kirstie Fryirs" w:date="2014-04-08T16:36:00Z" w:initials="KF">
    <w:p w14:paraId="1E5BE8C3" w14:textId="52F7D9AA" w:rsidR="003C657A" w:rsidRDefault="003C657A">
      <w:pPr>
        <w:pStyle w:val="CommentText"/>
      </w:pPr>
      <w:r>
        <w:rPr>
          <w:rStyle w:val="CommentReference"/>
        </w:rPr>
        <w:annotationRef/>
      </w:r>
      <w:r>
        <w:t xml:space="preserve">Is it worth reproducing representative examples of these with some labels on the key </w:t>
      </w:r>
      <w:proofErr w:type="spellStart"/>
      <w:r>
        <w:t>charactersitics</w:t>
      </w:r>
      <w:proofErr w:type="spellEnd"/>
      <w:r>
        <w:t xml:space="preserve"> of each. An international reader will not be familiar with hydrological variability of Aussie systems, nor will these titles make sense to a broader readership.</w:t>
      </w:r>
    </w:p>
    <w:p w14:paraId="42753948" w14:textId="77777777" w:rsidR="003C657A" w:rsidRDefault="003C657A">
      <w:pPr>
        <w:pStyle w:val="CommentText"/>
      </w:pPr>
    </w:p>
    <w:p w14:paraId="14A79467" w14:textId="0DA6EFCF" w:rsidR="003C657A" w:rsidRDefault="003C657A">
      <w:pPr>
        <w:pStyle w:val="CommentText"/>
      </w:pPr>
      <w:r>
        <w:t>ML – maybe a figure of typical hydrology for each?</w:t>
      </w:r>
    </w:p>
  </w:comment>
  <w:comment w:id="228" w:author="Dr Kirstie Fryirs" w:date="2014-04-08T16:36:00Z" w:initials="KF">
    <w:p w14:paraId="1621AF31" w14:textId="3694F5CB" w:rsidR="003C657A" w:rsidRDefault="003C657A">
      <w:pPr>
        <w:pStyle w:val="CommentText"/>
      </w:pPr>
      <w:r>
        <w:rPr>
          <w:rStyle w:val="CommentReference"/>
        </w:rPr>
        <w:annotationRef/>
      </w:r>
      <w:r>
        <w:t xml:space="preserve">I’d be adding the site names or river names to these – you mention some sites/names in the text and a reader will not know where they are.  Mammy </w:t>
      </w:r>
      <w:proofErr w:type="spellStart"/>
      <w:r>
        <w:t>Johnstons</w:t>
      </w:r>
      <w:proofErr w:type="spellEnd"/>
      <w:r>
        <w:t xml:space="preserve"> etc.</w:t>
      </w:r>
    </w:p>
  </w:comment>
  <w:comment w:id="229" w:author="Dr Kirstie Fryirs" w:date="2014-04-08T16:36:00Z" w:initials="KF">
    <w:p w14:paraId="3A4B17BA" w14:textId="7DFEA0D0" w:rsidR="003C657A" w:rsidRDefault="003C657A">
      <w:pPr>
        <w:pStyle w:val="CommentText"/>
      </w:pPr>
      <w:r>
        <w:rPr>
          <w:rStyle w:val="CommentReference"/>
        </w:rPr>
        <w:annotationRef/>
      </w:r>
      <w:r>
        <w:t xml:space="preserve">Also going to need a map </w:t>
      </w:r>
      <w:proofErr w:type="gramStart"/>
      <w:r>
        <w:t>of  Australia</w:t>
      </w:r>
      <w:proofErr w:type="gramEnd"/>
      <w:r>
        <w:t xml:space="preserve"> and have this figure as an inset</w:t>
      </w:r>
    </w:p>
    <w:p w14:paraId="75B5B78F" w14:textId="54B50C41" w:rsidR="003C657A" w:rsidRDefault="003C657A">
      <w:pPr>
        <w:pStyle w:val="CommentText"/>
      </w:pPr>
      <w:r>
        <w:t xml:space="preserve">Add locations such as Sydney, Melbourne </w:t>
      </w:r>
      <w:proofErr w:type="spellStart"/>
      <w:r>
        <w:t>etc</w:t>
      </w:r>
      <w:proofErr w:type="spellEnd"/>
      <w:r>
        <w:t xml:space="preserve"> for an international audience</w:t>
      </w:r>
    </w:p>
    <w:p w14:paraId="66AF7D43" w14:textId="0398F643" w:rsidR="003C657A" w:rsidRDefault="003C657A">
      <w:pPr>
        <w:pStyle w:val="CommentText"/>
      </w:pPr>
      <w:r>
        <w:t>Would be nice to have the major trunk streams on here too</w:t>
      </w:r>
    </w:p>
    <w:p w14:paraId="498161FD" w14:textId="4FD33EAA" w:rsidR="003C657A" w:rsidRDefault="003C657A">
      <w:pPr>
        <w:pStyle w:val="CommentText"/>
      </w:pPr>
      <w:r>
        <w:t xml:space="preserve">Maybe even something that </w:t>
      </w:r>
      <w:proofErr w:type="spellStart"/>
      <w:r>
        <w:t>distungushed</w:t>
      </w:r>
      <w:proofErr w:type="spellEnd"/>
      <w:r>
        <w:t xml:space="preserve"> the great dividing range so the coastal systems versus the inland draining systems can be seen</w:t>
      </w:r>
    </w:p>
    <w:p w14:paraId="5F080AFC" w14:textId="77777777" w:rsidR="003C657A" w:rsidRDefault="003C657A">
      <w:pPr>
        <w:pStyle w:val="CommentText"/>
      </w:pPr>
    </w:p>
    <w:p w14:paraId="403FFDC1" w14:textId="18A9BF2C" w:rsidR="003C657A" w:rsidRDefault="003C657A">
      <w:pPr>
        <w:pStyle w:val="CommentText"/>
      </w:pPr>
      <w:r>
        <w:t>There’s only 14 sites on here but you used 15</w:t>
      </w:r>
    </w:p>
  </w:comment>
  <w:comment w:id="231" w:author="Michelle Leishman" w:date="2014-04-08T16:36:00Z" w:initials="ML">
    <w:p w14:paraId="7699CFDC" w14:textId="3E386011" w:rsidR="003C657A" w:rsidRDefault="003C657A">
      <w:pPr>
        <w:pStyle w:val="CommentText"/>
      </w:pPr>
      <w:r>
        <w:rPr>
          <w:rStyle w:val="CommentReference"/>
        </w:rPr>
        <w:annotationRef/>
      </w:r>
      <w:r>
        <w:t xml:space="preserve">Put symbol and name of each type here in the text as it will be unreadable on the figure. Can you put in state borders, major cities, </w:t>
      </w:r>
      <w:proofErr w:type="spellStart"/>
      <w:r>
        <w:t>etc</w:t>
      </w:r>
      <w:proofErr w:type="spellEnd"/>
      <w:r>
        <w:t xml:space="preserve"> to make it clearer where the study was? Talk to KF about producing a map (and check journal requirements</w:t>
      </w:r>
      <w:proofErr w:type="gramStart"/>
      <w:r>
        <w:t>)  –</w:t>
      </w:r>
      <w:proofErr w:type="gramEnd"/>
      <w:r>
        <w:t xml:space="preserve"> you may need a clear line diagram.</w:t>
      </w:r>
    </w:p>
  </w:comment>
  <w:comment w:id="236" w:author="Dr Kirstie Fryirs" w:date="2014-04-08T16:36:00Z" w:initials="KF">
    <w:p w14:paraId="23168032" w14:textId="12B3E56E" w:rsidR="003C657A" w:rsidRDefault="003C657A">
      <w:pPr>
        <w:pStyle w:val="CommentText"/>
      </w:pPr>
      <w:r>
        <w:rPr>
          <w:rStyle w:val="CommentReference"/>
        </w:rPr>
        <w:annotationRef/>
      </w:r>
      <w:proofErr w:type="spellStart"/>
      <w:r>
        <w:t>Bankfull</w:t>
      </w:r>
      <w:proofErr w:type="spellEnd"/>
      <w:r>
        <w:t xml:space="preserve"> channel edge?</w:t>
      </w:r>
    </w:p>
  </w:comment>
  <w:comment w:id="237" w:author="Dr Kirstie Fryirs" w:date="2014-04-08T16:36:00Z" w:initials="KF">
    <w:p w14:paraId="415BA8CA" w14:textId="355950CB" w:rsidR="003C657A" w:rsidRDefault="003C657A">
      <w:pPr>
        <w:pStyle w:val="CommentText"/>
      </w:pPr>
      <w:r>
        <w:rPr>
          <w:rStyle w:val="CommentReference"/>
        </w:rPr>
        <w:annotationRef/>
      </w:r>
      <w:r>
        <w:t>Don’t use this word – it has various interpretations</w:t>
      </w:r>
    </w:p>
  </w:comment>
  <w:comment w:id="249" w:author="Michelle Leishman" w:date="2014-04-08T16:36:00Z" w:initials="ML">
    <w:p w14:paraId="786D64A0" w14:textId="17F990F1" w:rsidR="003C657A" w:rsidRDefault="003C657A">
      <w:pPr>
        <w:pStyle w:val="CommentText"/>
      </w:pPr>
      <w:r>
        <w:rPr>
          <w:rStyle w:val="CommentReference"/>
        </w:rPr>
        <w:annotationRef/>
      </w:r>
      <w:r>
        <w:t>Is there a website or report to cite?</w:t>
      </w:r>
    </w:p>
  </w:comment>
  <w:comment w:id="312" w:author="Michelle Leishman" w:date="2014-04-08T16:36:00Z" w:initials="ML">
    <w:p w14:paraId="60A7427D" w14:textId="6B19CEF6" w:rsidR="003C657A" w:rsidRDefault="003C657A">
      <w:pPr>
        <w:pStyle w:val="CommentText"/>
      </w:pPr>
      <w:r>
        <w:rPr>
          <w:rStyle w:val="CommentReference"/>
        </w:rPr>
        <w:annotationRef/>
      </w:r>
      <w:r>
        <w:t>Is this superfluous?</w:t>
      </w:r>
    </w:p>
  </w:comment>
  <w:comment w:id="315" w:author="Michelle Leishman" w:date="2014-04-08T16:36:00Z" w:initials="ML">
    <w:p w14:paraId="01D5B626" w14:textId="2951C83E" w:rsidR="003C657A" w:rsidRDefault="003C657A">
      <w:pPr>
        <w:pStyle w:val="CommentText"/>
      </w:pPr>
      <w:r>
        <w:rPr>
          <w:rStyle w:val="CommentReference"/>
        </w:rPr>
        <w:annotationRef/>
      </w:r>
      <w:r>
        <w:t>Most appropriate method for what?</w:t>
      </w:r>
    </w:p>
  </w:comment>
  <w:comment w:id="314" w:author="Michelle Leishman" w:date="2014-04-08T16:36:00Z" w:initials="ML">
    <w:p w14:paraId="70CDF67C" w14:textId="6AE2FDB7" w:rsidR="003C657A" w:rsidRDefault="003C657A">
      <w:pPr>
        <w:pStyle w:val="CommentText"/>
      </w:pPr>
      <w:r>
        <w:rPr>
          <w:rStyle w:val="CommentReference"/>
        </w:rPr>
        <w:annotationRef/>
      </w:r>
      <w:r>
        <w:t>A bit tricky to introduce site names here when sites haven’t been listed previously. You could provide a table of site locations and characteristics, including how many woody species sampled (could replace Fig 1 – would be more informative)</w:t>
      </w:r>
    </w:p>
  </w:comment>
  <w:comment w:id="317" w:author="Dr Kirstie Fryirs" w:date="2014-04-08T16:36:00Z" w:initials="KF">
    <w:p w14:paraId="4DB4988F" w14:textId="1720572D" w:rsidR="003C657A" w:rsidRDefault="003C657A">
      <w:pPr>
        <w:pStyle w:val="CommentText"/>
      </w:pPr>
      <w:r>
        <w:rPr>
          <w:rStyle w:val="CommentReference"/>
        </w:rPr>
        <w:annotationRef/>
      </w:r>
      <w:r>
        <w:t>How many?</w:t>
      </w:r>
    </w:p>
  </w:comment>
  <w:comment w:id="322" w:author="Michelle Leishman" w:date="2014-04-08T16:36:00Z" w:initials="ML">
    <w:p w14:paraId="203A6740" w14:textId="3CA6476D" w:rsidR="003C657A" w:rsidRDefault="003C657A">
      <w:pPr>
        <w:pStyle w:val="CommentText"/>
      </w:pPr>
      <w:r>
        <w:rPr>
          <w:rStyle w:val="CommentReference"/>
        </w:rPr>
        <w:annotationRef/>
      </w:r>
      <w:r>
        <w:t>Need a ref for this?</w:t>
      </w:r>
    </w:p>
  </w:comment>
  <w:comment w:id="323" w:author="Michelle Leishman" w:date="2014-04-08T16:36:00Z" w:initials="ML">
    <w:p w14:paraId="3FAF2B1F" w14:textId="21253290" w:rsidR="003C657A" w:rsidRDefault="003C657A">
      <w:pPr>
        <w:pStyle w:val="CommentText"/>
      </w:pPr>
      <w:r>
        <w:rPr>
          <w:rStyle w:val="CommentReference"/>
        </w:rPr>
        <w:annotationRef/>
      </w:r>
      <w:r>
        <w:t>Do you need to use the abbreviations? I guess I’ll find out as I continue through the manuscript…</w:t>
      </w:r>
    </w:p>
  </w:comment>
  <w:comment w:id="335" w:author="Michelle Leishman" w:date="2014-04-08T16:36:00Z" w:initials="ML">
    <w:p w14:paraId="04AC22D8" w14:textId="20FAE1F5" w:rsidR="003C657A" w:rsidRDefault="003C657A">
      <w:pPr>
        <w:pStyle w:val="CommentText"/>
      </w:pPr>
      <w:r>
        <w:rPr>
          <w:rStyle w:val="CommentReference"/>
        </w:rPr>
        <w:annotationRef/>
      </w:r>
      <w:r>
        <w:t>This seems similar to cell above?</w:t>
      </w:r>
    </w:p>
  </w:comment>
  <w:comment w:id="340" w:author="Michelle Leishman" w:date="2014-04-08T16:36:00Z" w:initials="ML">
    <w:p w14:paraId="2661E280" w14:textId="56A3F764" w:rsidR="003C657A" w:rsidRDefault="003C657A">
      <w:pPr>
        <w:pStyle w:val="CommentText"/>
      </w:pPr>
      <w:r>
        <w:rPr>
          <w:rStyle w:val="CommentReference"/>
        </w:rPr>
        <w:annotationRef/>
      </w:r>
      <w:r>
        <w:t>You’ve used C for constancy in the table, M for contingency</w:t>
      </w:r>
    </w:p>
  </w:comment>
  <w:comment w:id="372" w:author="Michelle Leishman" w:date="2014-04-08T16:36:00Z" w:initials="ML">
    <w:p w14:paraId="11909AEE" w14:textId="37A01C69" w:rsidR="003C657A" w:rsidRDefault="003C657A">
      <w:pPr>
        <w:pStyle w:val="CommentText"/>
      </w:pPr>
      <w:r>
        <w:rPr>
          <w:rStyle w:val="CommentReference"/>
        </w:rPr>
        <w:annotationRef/>
      </w:r>
      <w:r>
        <w:t>Put in the number</w:t>
      </w:r>
    </w:p>
  </w:comment>
  <w:comment w:id="374" w:author="Michelle Leishman" w:date="2014-04-08T16:36:00Z" w:initials="ML">
    <w:p w14:paraId="4503A415" w14:textId="4B3217E6" w:rsidR="003C657A" w:rsidRDefault="003C657A">
      <w:pPr>
        <w:pStyle w:val="CommentText"/>
      </w:pPr>
      <w:r>
        <w:rPr>
          <w:rStyle w:val="CommentReference"/>
        </w:rPr>
        <w:annotationRef/>
      </w:r>
      <w:r>
        <w:t>Are there p-values from this analysis?</w:t>
      </w:r>
    </w:p>
  </w:comment>
  <w:comment w:id="381" w:author="Michelle Leishman" w:date="2014-04-08T16:36:00Z" w:initials="ML">
    <w:p w14:paraId="6048C0A0" w14:textId="1907C8DF" w:rsidR="003C657A" w:rsidRDefault="003C657A">
      <w:pPr>
        <w:pStyle w:val="CommentText"/>
      </w:pPr>
      <w:r>
        <w:rPr>
          <w:rStyle w:val="CommentReference"/>
        </w:rPr>
        <w:annotationRef/>
      </w:r>
      <w:r>
        <w:t>I’m surprised because the error bars look like they don’t overlap. Should put stats in even though non-sig</w:t>
      </w:r>
    </w:p>
  </w:comment>
  <w:comment w:id="387" w:author="Michelle Leishman" w:date="2014-04-08T16:36:00Z" w:initials="ML">
    <w:p w14:paraId="47EACB86" w14:textId="0E5D4492" w:rsidR="003C657A" w:rsidRDefault="003C657A">
      <w:pPr>
        <w:pStyle w:val="CommentText"/>
      </w:pPr>
      <w:r>
        <w:rPr>
          <w:rStyle w:val="CommentReference"/>
        </w:rPr>
        <w:annotationRef/>
      </w:r>
      <w:r>
        <w:t>Explain what the 3 hydrological classes are</w:t>
      </w:r>
    </w:p>
  </w:comment>
  <w:comment w:id="388" w:author="Michelle Leishman" w:date="2014-04-08T16:36:00Z" w:initials="ML">
    <w:p w14:paraId="75BA7E16" w14:textId="17990DE3" w:rsidR="003C657A" w:rsidRDefault="003C657A">
      <w:pPr>
        <w:pStyle w:val="CommentText"/>
      </w:pPr>
      <w:r>
        <w:rPr>
          <w:rStyle w:val="CommentReference"/>
        </w:rPr>
        <w:annotationRef/>
      </w:r>
      <w:proofErr w:type="gramStart"/>
      <w:r>
        <w:t>stats</w:t>
      </w:r>
      <w:proofErr w:type="gramEnd"/>
    </w:p>
  </w:comment>
  <w:comment w:id="393" w:author="Michelle Leishman" w:date="2014-04-08T16:36:00Z" w:initials="ML">
    <w:p w14:paraId="1DA5C99B" w14:textId="6AE64940" w:rsidR="003C657A" w:rsidRDefault="003C657A">
      <w:pPr>
        <w:pStyle w:val="CommentText"/>
      </w:pPr>
      <w:r>
        <w:rPr>
          <w:rStyle w:val="CommentReference"/>
        </w:rPr>
        <w:annotationRef/>
      </w:r>
      <w:r>
        <w:t>&lt; ?</w:t>
      </w:r>
    </w:p>
  </w:comment>
  <w:comment w:id="399" w:author="Michelle Leishman" w:date="2014-04-08T16:36:00Z" w:initials="ML">
    <w:p w14:paraId="2D28EB40" w14:textId="61BB7F08" w:rsidR="003C657A" w:rsidRDefault="003C657A">
      <w:pPr>
        <w:pStyle w:val="CommentText"/>
      </w:pPr>
      <w:r>
        <w:rPr>
          <w:rStyle w:val="CommentReference"/>
        </w:rPr>
        <w:annotationRef/>
      </w:r>
      <w:r>
        <w:t>Your stats on each graph will disappear when the figure is reduced for production so you need to either put in text or figure legend.</w:t>
      </w:r>
    </w:p>
    <w:p w14:paraId="5D7161A2" w14:textId="77777777" w:rsidR="003C657A" w:rsidRDefault="003C657A">
      <w:pPr>
        <w:pStyle w:val="CommentText"/>
      </w:pPr>
    </w:p>
    <w:p w14:paraId="74D1FF5A" w14:textId="716B30C9" w:rsidR="003C657A" w:rsidRDefault="003C657A">
      <w:pPr>
        <w:pStyle w:val="CommentText"/>
      </w:pPr>
      <w:r>
        <w:t>I think I’d rather use the full title of the metrics rather than the acronyms.</w:t>
      </w:r>
    </w:p>
  </w:comment>
  <w:comment w:id="426" w:author="Michelle Leishman" w:date="2014-04-08T16:36:00Z" w:initials="ML">
    <w:p w14:paraId="764B9246" w14:textId="7EDA8E1E" w:rsidR="003C657A" w:rsidRDefault="003C657A">
      <w:pPr>
        <w:pStyle w:val="CommentText"/>
      </w:pPr>
      <w:r>
        <w:rPr>
          <w:rStyle w:val="CommentReference"/>
        </w:rPr>
        <w:annotationRef/>
      </w:r>
      <w:r>
        <w:t>Make sure you get your Ms and Cs correct</w:t>
      </w:r>
    </w:p>
    <w:p w14:paraId="7C1293B1" w14:textId="77777777" w:rsidR="003C657A" w:rsidRDefault="003C657A">
      <w:pPr>
        <w:pStyle w:val="CommentText"/>
      </w:pPr>
    </w:p>
    <w:p w14:paraId="3B885C39" w14:textId="5438700A" w:rsidR="003C657A" w:rsidRDefault="003C657A">
      <w:pPr>
        <w:pStyle w:val="CommentText"/>
      </w:pPr>
      <w:r>
        <w:t>Comments on acronyms and stats in text as for Fig 3</w:t>
      </w:r>
    </w:p>
  </w:comment>
  <w:comment w:id="429" w:author="Michelle Leishman" w:date="2014-04-08T16:36:00Z" w:initials="ML">
    <w:p w14:paraId="42D38D8A" w14:textId="518C7757" w:rsidR="003C657A" w:rsidRDefault="003C657A">
      <w:pPr>
        <w:pStyle w:val="CommentText"/>
      </w:pPr>
      <w:r>
        <w:rPr>
          <w:rStyle w:val="CommentReference"/>
        </w:rPr>
        <w:annotationRef/>
      </w:r>
      <w:r>
        <w:t>Think about use of acronyms</w:t>
      </w:r>
    </w:p>
    <w:p w14:paraId="5BFA8731" w14:textId="77777777" w:rsidR="003C657A" w:rsidRDefault="003C657A">
      <w:pPr>
        <w:pStyle w:val="CommentText"/>
      </w:pPr>
    </w:p>
    <w:p w14:paraId="5775DCB8" w14:textId="1902A51E" w:rsidR="003C657A" w:rsidRDefault="003C657A">
      <w:pPr>
        <w:pStyle w:val="CommentText"/>
      </w:pPr>
      <w:r>
        <w:t>Might be helpful to put sig results in bold</w:t>
      </w:r>
    </w:p>
  </w:comment>
  <w:comment w:id="430" w:author="Michelle Leishman" w:date="2014-04-08T16:36:00Z" w:initials="ML">
    <w:p w14:paraId="1093BDC2" w14:textId="483C0543" w:rsidR="003C657A" w:rsidRDefault="003C657A">
      <w:pPr>
        <w:pStyle w:val="CommentText"/>
      </w:pPr>
      <w:r>
        <w:rPr>
          <w:rStyle w:val="CommentReference"/>
        </w:rPr>
        <w:annotationRef/>
      </w:r>
      <w:r>
        <w:t>I like this paragraph but it reads like it belongs in the Discussion rather than the Results</w:t>
      </w:r>
    </w:p>
  </w:comment>
  <w:comment w:id="451" w:author="Michelle Leishman" w:date="2014-04-08T16:37:00Z" w:initials="ML">
    <w:p w14:paraId="661B9851" w14:textId="060E9A99" w:rsidR="003C657A" w:rsidRDefault="003C657A">
      <w:pPr>
        <w:pStyle w:val="CommentText"/>
      </w:pPr>
      <w:r>
        <w:rPr>
          <w:rStyle w:val="CommentReference"/>
        </w:rPr>
        <w:annotationRef/>
      </w:r>
      <w:r>
        <w:t>PC4-9 probably a bit superfluous</w:t>
      </w:r>
    </w:p>
  </w:comment>
  <w:comment w:id="452" w:author="Michelle Leishman" w:date="2014-04-08T16:39:00Z" w:initials="ML">
    <w:p w14:paraId="3ED10A00" w14:textId="44381B11" w:rsidR="003C657A" w:rsidRDefault="003C657A">
      <w:pPr>
        <w:pStyle w:val="CommentText"/>
      </w:pPr>
      <w:r>
        <w:rPr>
          <w:rStyle w:val="CommentReference"/>
        </w:rPr>
        <w:annotationRef/>
      </w:r>
      <w:r>
        <w:t>I think I would remove ellipses, make symbols bigger, get rid of acronyms, remove decimal points from %</w:t>
      </w:r>
    </w:p>
  </w:comment>
  <w:comment w:id="464" w:author="Michelle Leishman" w:date="2014-04-08T16:41:00Z" w:initials="ML">
    <w:p w14:paraId="6B0892D6" w14:textId="349B17BB" w:rsidR="003C657A" w:rsidRDefault="003C657A">
      <w:pPr>
        <w:pStyle w:val="CommentText"/>
      </w:pPr>
      <w:r>
        <w:rPr>
          <w:rStyle w:val="CommentReference"/>
        </w:rPr>
        <w:annotationRef/>
      </w:r>
      <w:r>
        <w:t>?</w:t>
      </w:r>
    </w:p>
  </w:comment>
  <w:comment w:id="478" w:author="Michelle Leishman" w:date="2014-04-08T17:24:00Z" w:initials="ML">
    <w:p w14:paraId="04564AFB" w14:textId="6A188A70" w:rsidR="003C657A" w:rsidRDefault="003C657A">
      <w:pPr>
        <w:pStyle w:val="CommentText"/>
      </w:pPr>
      <w:r>
        <w:rPr>
          <w:rStyle w:val="CommentReference"/>
        </w:rPr>
        <w:annotationRef/>
      </w:r>
      <w:r>
        <w:t>The discussion is generally good but needs a stronger interpretation in the context of (1) the wood density literature, and (2) axes of variation in plant functional strategies</w:t>
      </w:r>
    </w:p>
  </w:comment>
  <w:comment w:id="479" w:author="Michelle Leishman" w:date="2014-04-08T17:25:00Z" w:initials="ML">
    <w:p w14:paraId="7B3CDED6" w14:textId="77777777" w:rsidR="003C657A" w:rsidRDefault="003C657A">
      <w:pPr>
        <w:pStyle w:val="CommentText"/>
      </w:pPr>
      <w:r>
        <w:rPr>
          <w:rStyle w:val="CommentReference"/>
        </w:rPr>
        <w:annotationRef/>
      </w:r>
      <w:r>
        <w:t xml:space="preserve">Always good to start off by re-visiting your original questions and framework. Then frame the Discussion around the answers to the questions posed. </w:t>
      </w:r>
    </w:p>
    <w:p w14:paraId="0CA570FD" w14:textId="77777777" w:rsidR="003C657A" w:rsidRDefault="003C657A">
      <w:pPr>
        <w:pStyle w:val="CommentText"/>
      </w:pPr>
    </w:p>
    <w:p w14:paraId="26B72122" w14:textId="693DB10D" w:rsidR="003C657A" w:rsidRDefault="003C657A">
      <w:pPr>
        <w:pStyle w:val="CommentText"/>
      </w:pPr>
      <w:r>
        <w:t>This para provides an answer to the first question addressed but you need to remind the reader what the question was. I think you could expand it a bit and then use a version of the second sentence to lead you to teasing apart what hydrological variables matter below the coarser grouping of metrics into classes</w:t>
      </w:r>
    </w:p>
  </w:comment>
  <w:comment w:id="481" w:author="Michelle Leishman" w:date="2014-04-08T16:46:00Z" w:initials="ML">
    <w:p w14:paraId="09681A71" w14:textId="7389953E" w:rsidR="003C657A" w:rsidRDefault="003C657A">
      <w:pPr>
        <w:pStyle w:val="CommentText"/>
      </w:pPr>
      <w:r>
        <w:rPr>
          <w:rStyle w:val="CommentReference"/>
        </w:rPr>
        <w:annotationRef/>
      </w:r>
      <w:r>
        <w:t>In relation to wood density anyway!</w:t>
      </w:r>
    </w:p>
  </w:comment>
  <w:comment w:id="482" w:author="Dr Kirstie Fryirs" w:date="2014-04-08T16:36:00Z" w:initials="KF">
    <w:p w14:paraId="2257F068" w14:textId="731E4166" w:rsidR="003C657A" w:rsidRDefault="003C657A">
      <w:pPr>
        <w:pStyle w:val="CommentText"/>
      </w:pPr>
      <w:r>
        <w:rPr>
          <w:rStyle w:val="CommentReference"/>
        </w:rPr>
        <w:annotationRef/>
      </w:r>
      <w:r>
        <w:t>Rephrase – expression – horrible sentence!</w:t>
      </w:r>
    </w:p>
  </w:comment>
  <w:comment w:id="483" w:author="Dr Kirstie Fryirs" w:date="2014-04-08T16:36:00Z" w:initials="KF">
    <w:p w14:paraId="011B7361" w14:textId="11B2CB3C" w:rsidR="003C657A" w:rsidRDefault="003C657A">
      <w:pPr>
        <w:pStyle w:val="CommentText"/>
      </w:pPr>
      <w:r>
        <w:rPr>
          <w:rStyle w:val="CommentReference"/>
        </w:rPr>
        <w:annotationRef/>
      </w:r>
      <w:r>
        <w:t>Elaborate or clarify – not entirely sure what you are saying here</w:t>
      </w:r>
    </w:p>
  </w:comment>
  <w:comment w:id="489" w:author="Michelle Leishman" w:date="2014-04-08T17:25:00Z" w:initials="ML">
    <w:p w14:paraId="679CFA1D" w14:textId="2BCA1488" w:rsidR="003C657A" w:rsidRDefault="003C657A">
      <w:pPr>
        <w:pStyle w:val="CommentText"/>
      </w:pPr>
      <w:r>
        <w:rPr>
          <w:rStyle w:val="CommentReference"/>
        </w:rPr>
        <w:annotationRef/>
      </w:r>
      <w:r>
        <w:t>Also interestingly, it suggests that selection is working on adult stage rather than seedling stage plants. Ian W &amp; mark W are doing some research now on strategies in relation to growth trajectories through life stages</w:t>
      </w:r>
    </w:p>
  </w:comment>
  <w:comment w:id="490" w:author="James Lawson" w:date="2014-04-14T14:44:00Z" w:initials="JL">
    <w:p w14:paraId="514774BD" w14:textId="4CD20F33" w:rsidR="003C657A" w:rsidRDefault="003C657A">
      <w:pPr>
        <w:pStyle w:val="CommentText"/>
      </w:pPr>
      <w:r>
        <w:rPr>
          <w:rStyle w:val="CommentReference"/>
        </w:rPr>
        <w:annotationRef/>
      </w:r>
      <w:r>
        <w:t>REF NEEDED. SHAMELESS APPROPRIATION.</w:t>
      </w:r>
    </w:p>
  </w:comment>
  <w:comment w:id="493" w:author="Michelle Leishman" w:date="2014-04-08T17:01:00Z" w:initials="ML">
    <w:p w14:paraId="6E06C08A" w14:textId="2222EE4F" w:rsidR="003C657A" w:rsidRDefault="003C657A">
      <w:pPr>
        <w:pStyle w:val="CommentText"/>
      </w:pPr>
      <w:r>
        <w:rPr>
          <w:rStyle w:val="CommentReference"/>
        </w:rPr>
        <w:annotationRef/>
      </w:r>
      <w:r>
        <w:t xml:space="preserve">Might need a bit of explanation for this analogy! I don’t think it will work for </w:t>
      </w:r>
      <w:proofErr w:type="spellStart"/>
      <w:r>
        <w:t>non-english</w:t>
      </w:r>
      <w:proofErr w:type="spellEnd"/>
      <w:r>
        <w:t xml:space="preserve"> readers…</w:t>
      </w:r>
    </w:p>
  </w:comment>
  <w:comment w:id="494" w:author="James Lawson" w:date="2014-04-14T14:31:00Z" w:initials="JL">
    <w:p w14:paraId="72006B24" w14:textId="7A205BE8" w:rsidR="003C657A" w:rsidRDefault="003C657A">
      <w:pPr>
        <w:pStyle w:val="CommentText"/>
      </w:pPr>
      <w:r>
        <w:rPr>
          <w:rStyle w:val="CommentReference"/>
        </w:rPr>
        <w:annotationRef/>
      </w:r>
      <w:r>
        <w:t>They might not know the story of the three little pigs (unless I reference it!) but it seems self-explanatory, surely? Strong building materials, house doesn’t get blown over / washed away?</w:t>
      </w:r>
    </w:p>
    <w:p w14:paraId="1D3AF6F2" w14:textId="77777777" w:rsidR="003C657A" w:rsidRDefault="003C657A">
      <w:pPr>
        <w:pStyle w:val="CommentText"/>
      </w:pPr>
    </w:p>
    <w:p w14:paraId="1ED27C94" w14:textId="759BEF9F" w:rsidR="003C657A" w:rsidRDefault="003C657A">
      <w:pPr>
        <w:pStyle w:val="CommentText"/>
      </w:pPr>
      <w:r>
        <w:t>@ KF – this is my own assertion, so no ref required</w:t>
      </w:r>
    </w:p>
  </w:comment>
  <w:comment w:id="495" w:author="Dr Kirstie Fryirs" w:date="2014-04-08T16:36:00Z" w:initials="KF">
    <w:p w14:paraId="77D86895" w14:textId="6F6E9F12" w:rsidR="003C657A" w:rsidRDefault="003C657A">
      <w:pPr>
        <w:pStyle w:val="CommentText"/>
      </w:pPr>
      <w:r>
        <w:rPr>
          <w:rStyle w:val="CommentReference"/>
        </w:rPr>
        <w:annotationRef/>
      </w:r>
      <w:r>
        <w:t xml:space="preserve">Ref </w:t>
      </w:r>
      <w:proofErr w:type="spellStart"/>
      <w:r>
        <w:t>neede</w:t>
      </w:r>
      <w:proofErr w:type="spellEnd"/>
      <w:r>
        <w:t xml:space="preserve"> in here</w:t>
      </w:r>
    </w:p>
  </w:comment>
  <w:comment w:id="496" w:author="Michelle Leishman" w:date="2014-04-08T17:02:00Z" w:initials="ML">
    <w:p w14:paraId="189E2775" w14:textId="01EFFAD1" w:rsidR="003C657A" w:rsidRDefault="003C657A">
      <w:pPr>
        <w:pStyle w:val="CommentText"/>
      </w:pPr>
      <w:r>
        <w:rPr>
          <w:rStyle w:val="CommentReference"/>
        </w:rPr>
        <w:annotationRef/>
      </w:r>
      <w:r>
        <w:t>From what sorts of systems?</w:t>
      </w:r>
    </w:p>
  </w:comment>
  <w:comment w:id="509" w:author="Michelle Leishman" w:date="2014-04-08T17:12:00Z" w:initials="ML">
    <w:p w14:paraId="10EAFE22" w14:textId="7A391EB0" w:rsidR="003C657A" w:rsidRDefault="003C657A">
      <w:pPr>
        <w:pStyle w:val="CommentText"/>
      </w:pPr>
      <w:r>
        <w:rPr>
          <w:rStyle w:val="CommentReference"/>
        </w:rPr>
        <w:annotationRef/>
      </w:r>
      <w:r>
        <w:t>Maybe it’s also worth saying something about whether the riparian environment is really water-stressed and that perhaps being able to withstand mechanical stress of large floods may be more important (but see next comment)</w:t>
      </w:r>
    </w:p>
  </w:comment>
  <w:comment w:id="524" w:author="James Lawson" w:date="2014-04-14T14:12:00Z" w:initials="JL">
    <w:p w14:paraId="5B1C7A74" w14:textId="0BEE6096" w:rsidR="003C657A" w:rsidRDefault="003C657A">
      <w:pPr>
        <w:pStyle w:val="CommentText"/>
      </w:pPr>
      <w:r>
        <w:rPr>
          <w:rStyle w:val="CommentReference"/>
        </w:rPr>
        <w:annotationRef/>
      </w:r>
      <w:r>
        <w:t xml:space="preserve">Re: your comment below, I was hoping to have linked the response to the two different stresses by arguing that the best strategy is hedge against the possibility of low frequency, highly mortality risk extreme events. So whether it’s resource use or mechanical stress, a similar strategy applies. </w:t>
      </w:r>
    </w:p>
  </w:comment>
  <w:comment w:id="526" w:author="Michelle Leishman" w:date="2014-04-08T17:12:00Z" w:initials="ML">
    <w:p w14:paraId="5E06BA18" w14:textId="1231BB19" w:rsidR="003C657A" w:rsidRDefault="003C657A">
      <w:pPr>
        <w:pStyle w:val="CommentText"/>
      </w:pPr>
      <w:r>
        <w:rPr>
          <w:rStyle w:val="CommentReference"/>
        </w:rPr>
        <w:annotationRef/>
      </w:r>
      <w:r>
        <w:t>So I guess we need to be clear here about whether we are talking about resisting mechanical stress or water stress. The resource use argument works for water-stress but not mechanical I think?</w:t>
      </w:r>
    </w:p>
  </w:comment>
  <w:comment w:id="549" w:author="Dr Kirstie Fryirs" w:date="2014-04-08T16:36:00Z" w:initials="KF">
    <w:p w14:paraId="116BBF96" w14:textId="023E6A79" w:rsidR="003C657A" w:rsidRDefault="003C657A">
      <w:pPr>
        <w:pStyle w:val="CommentText"/>
      </w:pPr>
      <w:r>
        <w:rPr>
          <w:rStyle w:val="CommentReference"/>
        </w:rPr>
        <w:annotationRef/>
      </w:r>
      <w:r>
        <w:t>Ref needed in here</w:t>
      </w:r>
    </w:p>
  </w:comment>
  <w:comment w:id="554" w:author="Dr Kirstie Fryirs" w:date="2014-04-08T16:36:00Z" w:initials="KF">
    <w:p w14:paraId="011AC062" w14:textId="77777777" w:rsidR="003C657A" w:rsidRDefault="003C657A">
      <w:pPr>
        <w:pStyle w:val="CommentText"/>
      </w:pPr>
      <w:r>
        <w:rPr>
          <w:rStyle w:val="CommentReference"/>
        </w:rPr>
        <w:annotationRef/>
      </w:r>
      <w:r>
        <w:t xml:space="preserve">This is an important point that is not in the results. So, you need a paragraph on this finding there before you can interpret it/analyse it in the discussion.  </w:t>
      </w:r>
      <w:proofErr w:type="spellStart"/>
      <w:r>
        <w:t>Other wise</w:t>
      </w:r>
      <w:proofErr w:type="spellEnd"/>
      <w:r>
        <w:t xml:space="preserve"> it comes out of left field.</w:t>
      </w:r>
    </w:p>
    <w:p w14:paraId="07A630AF" w14:textId="77777777" w:rsidR="003C657A" w:rsidRDefault="003C657A">
      <w:pPr>
        <w:pStyle w:val="CommentText"/>
      </w:pPr>
    </w:p>
    <w:p w14:paraId="72ED96C2" w14:textId="3C088FB6" w:rsidR="003C657A" w:rsidRDefault="003C657A">
      <w:pPr>
        <w:pStyle w:val="CommentText"/>
      </w:pPr>
      <w:r>
        <w:t xml:space="preserve">It’s a really nice finding that requires some citation of other work here in the discussion on other studies that may (or may not) have </w:t>
      </w:r>
      <w:proofErr w:type="spellStart"/>
      <w:r>
        <w:t>foud</w:t>
      </w:r>
      <w:proofErr w:type="spellEnd"/>
      <w:r>
        <w:t xml:space="preserve"> the same trend.</w:t>
      </w:r>
    </w:p>
  </w:comment>
  <w:comment w:id="555" w:author="James Lawson" w:date="2014-04-14T13:49:00Z" w:initials="JL">
    <w:p w14:paraId="2D565F67" w14:textId="07FA4918" w:rsidR="003C657A" w:rsidRDefault="003C657A">
      <w:pPr>
        <w:pStyle w:val="CommentText"/>
      </w:pPr>
      <w:r>
        <w:rPr>
          <w:rStyle w:val="CommentReference"/>
        </w:rPr>
        <w:annotationRef/>
      </w:r>
      <w:r>
        <w:t xml:space="preserve">@ KF, I’m not sure if this effect is really strong enough to warrant more than just a cursory comment about it. If I really thought it was I would probably have to come up with some sort of statistical test for it. I’ve cited some ideas by </w:t>
      </w:r>
      <w:proofErr w:type="spellStart"/>
      <w:r>
        <w:t>Naiman</w:t>
      </w:r>
      <w:proofErr w:type="spellEnd"/>
      <w:r>
        <w:t xml:space="preserve"> and Decamps about riparian plant functional groups, just to give my ideas some continuity from the literature, but they don’t go into much depth at all. </w:t>
      </w:r>
    </w:p>
  </w:comment>
  <w:comment w:id="556" w:author="Michelle Leishman" w:date="2014-04-08T17:16:00Z" w:initials="ML">
    <w:p w14:paraId="3016174B" w14:textId="7FFB12F1" w:rsidR="003C657A" w:rsidRDefault="003C657A">
      <w:pPr>
        <w:pStyle w:val="CommentText"/>
      </w:pPr>
      <w:r>
        <w:rPr>
          <w:rStyle w:val="CommentReference"/>
        </w:rPr>
        <w:annotationRef/>
      </w:r>
      <w:r>
        <w:t xml:space="preserve">It would be nice to have a comment on whether your data reflect this </w:t>
      </w:r>
      <w:proofErr w:type="spellStart"/>
      <w:r>
        <w:t>ie</w:t>
      </w:r>
      <w:proofErr w:type="spellEnd"/>
      <w:r>
        <w:t xml:space="preserve"> pioneer-type species with low wood density </w:t>
      </w:r>
      <w:proofErr w:type="spellStart"/>
      <w:r>
        <w:t>vs</w:t>
      </w:r>
      <w:proofErr w:type="spellEnd"/>
      <w:r>
        <w:t xml:space="preserve"> long-lived slow growing </w:t>
      </w:r>
      <w:proofErr w:type="spellStart"/>
      <w:r>
        <w:t>spp</w:t>
      </w:r>
      <w:proofErr w:type="spellEnd"/>
      <w:r>
        <w:t xml:space="preserve"> with high wood density</w:t>
      </w:r>
    </w:p>
  </w:comment>
  <w:comment w:id="567" w:author="Dr Kirstie Fryirs" w:date="2014-04-08T16:36:00Z" w:initials="KF">
    <w:p w14:paraId="5C19918A" w14:textId="77777777" w:rsidR="003C657A" w:rsidRDefault="003C657A">
      <w:pPr>
        <w:pStyle w:val="CommentText"/>
      </w:pPr>
      <w:r>
        <w:rPr>
          <w:rStyle w:val="CommentReference"/>
        </w:rPr>
        <w:annotationRef/>
      </w:r>
      <w:r>
        <w:t>Ref needed in here</w:t>
      </w:r>
    </w:p>
    <w:p w14:paraId="4297FF86" w14:textId="77777777" w:rsidR="003C657A" w:rsidRDefault="003C657A">
      <w:pPr>
        <w:pStyle w:val="CommentText"/>
      </w:pPr>
    </w:p>
    <w:p w14:paraId="61FCF37C" w14:textId="5FDAEE91" w:rsidR="003C657A" w:rsidRDefault="003C657A">
      <w:pPr>
        <w:pStyle w:val="CommentText"/>
      </w:pPr>
      <w:r>
        <w:t xml:space="preserve">I’d like </w:t>
      </w:r>
      <w:proofErr w:type="spellStart"/>
      <w:r>
        <w:t>ot</w:t>
      </w:r>
      <w:proofErr w:type="spellEnd"/>
      <w:r>
        <w:t xml:space="preserve"> see more refs cited in the discussion just to ensure you place this in the best international context possible</w:t>
      </w:r>
    </w:p>
  </w:comment>
  <w:comment w:id="575" w:author="Michelle Leishman" w:date="2014-04-08T17:18:00Z" w:initials="ML">
    <w:p w14:paraId="5B64A1BC" w14:textId="2C2AE8AF" w:rsidR="003C657A" w:rsidRDefault="003C657A">
      <w:pPr>
        <w:pStyle w:val="CommentText"/>
      </w:pPr>
      <w:r>
        <w:rPr>
          <w:rStyle w:val="CommentReference"/>
        </w:rPr>
        <w:annotationRef/>
      </w:r>
      <w:r>
        <w:t>Large flood events?</w:t>
      </w:r>
    </w:p>
  </w:comment>
  <w:comment w:id="772" w:author="Dr Kirstie Fryirs" w:date="2014-04-08T16:36:00Z" w:initials="KF">
    <w:p w14:paraId="711A5A86" w14:textId="5FE1E13B" w:rsidR="003C657A" w:rsidRDefault="003C657A">
      <w:pPr>
        <w:pStyle w:val="CommentText"/>
      </w:pPr>
      <w:r>
        <w:rPr>
          <w:rStyle w:val="CommentReference"/>
        </w:rPr>
        <w:annotationRef/>
      </w:r>
      <w:r>
        <w:t>Refs needed in here</w:t>
      </w:r>
    </w:p>
  </w:comment>
  <w:comment w:id="801" w:author="Dr Kirstie Fryirs" w:date="2014-04-08T16:36:00Z" w:initials="KF">
    <w:p w14:paraId="6B1AF196" w14:textId="738D8E4E" w:rsidR="003C657A" w:rsidRDefault="003C657A">
      <w:pPr>
        <w:pStyle w:val="CommentText"/>
      </w:pPr>
      <w:r>
        <w:rPr>
          <w:rStyle w:val="CommentReference"/>
        </w:rPr>
        <w:annotationRef/>
      </w:r>
      <w:r>
        <w:t xml:space="preserve">Refs needed in here that go beyond </w:t>
      </w:r>
      <w:proofErr w:type="spellStart"/>
      <w:r>
        <w:t>govt</w:t>
      </w:r>
      <w:proofErr w:type="spellEnd"/>
      <w:r>
        <w:t xml:space="preserve"> reports – need to find some </w:t>
      </w:r>
      <w:proofErr w:type="gramStart"/>
      <w:r>
        <w:t>scientific  articles</w:t>
      </w:r>
      <w:proofErr w:type="gramEnd"/>
      <w:r>
        <w:t xml:space="preserve"> about this</w:t>
      </w:r>
    </w:p>
  </w:comment>
  <w:comment w:id="822" w:author="James Lawson" w:date="2014-04-14T15:04:00Z" w:initials="JL">
    <w:p w14:paraId="55BCE624" w14:textId="524ECCB3" w:rsidR="003C657A" w:rsidRDefault="003C657A">
      <w:pPr>
        <w:pStyle w:val="CommentText"/>
      </w:pPr>
      <w:r>
        <w:rPr>
          <w:rStyle w:val="CommentReference"/>
        </w:rPr>
        <w:annotationRef/>
      </w:r>
      <w:r>
        <w:t>Thing is, it’s the terrestrial species in my dataset that have higher wood density…</w:t>
      </w:r>
    </w:p>
  </w:comment>
  <w:comment w:id="841" w:author="Michelle Leishman" w:date="2014-04-08T17:22:00Z" w:initials="ML">
    <w:p w14:paraId="4E12D9CD" w14:textId="316CDB68" w:rsidR="003C657A" w:rsidRDefault="003C657A">
      <w:pPr>
        <w:pStyle w:val="CommentText"/>
      </w:pPr>
      <w:r>
        <w:rPr>
          <w:rStyle w:val="CommentReference"/>
        </w:rPr>
        <w:annotationRef/>
      </w:r>
      <w:r>
        <w:t>I don’t really like KF’s addition but see how you go!</w:t>
      </w:r>
    </w:p>
  </w:comment>
  <w:comment w:id="844" w:author="Dr Kirstie Fryirs" w:date="2014-04-08T16:36:00Z" w:initials="KF">
    <w:p w14:paraId="14CD9779" w14:textId="13FDDE2E" w:rsidR="003C657A" w:rsidRDefault="003C657A">
      <w:pPr>
        <w:pStyle w:val="CommentText"/>
      </w:pPr>
      <w:r>
        <w:rPr>
          <w:rStyle w:val="CommentReference"/>
        </w:rPr>
        <w:annotationRef/>
      </w:r>
      <w:r>
        <w:t xml:space="preserve">You definitely need the papers by </w:t>
      </w:r>
      <w:proofErr w:type="spellStart"/>
      <w:r>
        <w:t>Rustomji</w:t>
      </w:r>
      <w:proofErr w:type="spellEnd"/>
      <w:r>
        <w:t xml:space="preserve"> and his reference list</w:t>
      </w:r>
    </w:p>
    <w:p w14:paraId="058BC68C" w14:textId="77777777" w:rsidR="003C657A" w:rsidRDefault="003C657A">
      <w:pPr>
        <w:pStyle w:val="CommentText"/>
      </w:pPr>
    </w:p>
    <w:p w14:paraId="6FB7897E" w14:textId="77777777" w:rsidR="003C657A" w:rsidRDefault="003C657A" w:rsidP="00814EC9">
      <w:pPr>
        <w:autoSpaceDE w:val="0"/>
        <w:autoSpaceDN w:val="0"/>
        <w:adjustRightInd w:val="0"/>
        <w:spacing w:after="0" w:line="240" w:lineRule="auto"/>
        <w:rPr>
          <w:rFonts w:ascii="AdvTTd9b1c495" w:hAnsi="AdvTTd9b1c495" w:cs="AdvTTd9b1c495"/>
          <w:sz w:val="16"/>
          <w:szCs w:val="16"/>
        </w:rPr>
      </w:pPr>
      <w:proofErr w:type="spellStart"/>
      <w:r>
        <w:rPr>
          <w:rFonts w:ascii="AdvTTd9b1c495" w:hAnsi="AdvTTd9b1c495" w:cs="AdvTTd9b1c495"/>
          <w:sz w:val="16"/>
          <w:szCs w:val="16"/>
        </w:rPr>
        <w:t>Rustomji</w:t>
      </w:r>
      <w:proofErr w:type="spellEnd"/>
      <w:r>
        <w:rPr>
          <w:rFonts w:ascii="AdvTTd9b1c495" w:hAnsi="AdvTTd9b1c495" w:cs="AdvTTd9b1c495"/>
          <w:sz w:val="16"/>
          <w:szCs w:val="16"/>
        </w:rPr>
        <w:t xml:space="preserve"> P, Bennett N, </w:t>
      </w:r>
      <w:proofErr w:type="spellStart"/>
      <w:r>
        <w:rPr>
          <w:rFonts w:ascii="AdvTTd9b1c495" w:hAnsi="AdvTTd9b1c495" w:cs="AdvTTd9b1c495"/>
          <w:sz w:val="16"/>
          <w:szCs w:val="16"/>
        </w:rPr>
        <w:t>Chiew</w:t>
      </w:r>
      <w:proofErr w:type="spellEnd"/>
      <w:r>
        <w:rPr>
          <w:rFonts w:ascii="AdvTTd9b1c495" w:hAnsi="AdvTTd9b1c495" w:cs="AdvTTd9b1c495"/>
          <w:sz w:val="16"/>
          <w:szCs w:val="16"/>
        </w:rPr>
        <w:t xml:space="preserve"> F. 2009. Flood variability east of</w:t>
      </w:r>
    </w:p>
    <w:p w14:paraId="6F228E9F" w14:textId="77777777" w:rsidR="003C657A" w:rsidRDefault="003C657A"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Australia</w:t>
      </w:r>
      <w:r>
        <w:rPr>
          <w:rFonts w:ascii="AdvTTd9b1c495+20" w:hAnsi="AdvTTd9b1c495+20" w:cs="AdvTTd9b1c495+20"/>
          <w:sz w:val="16"/>
          <w:szCs w:val="16"/>
        </w:rPr>
        <w:t>’</w:t>
      </w:r>
      <w:r>
        <w:rPr>
          <w:rFonts w:ascii="AdvTTd9b1c495" w:hAnsi="AdvTTd9b1c495" w:cs="AdvTTd9b1c495"/>
          <w:sz w:val="16"/>
          <w:szCs w:val="16"/>
        </w:rPr>
        <w:t xml:space="preserve">s Great Dividing Range. </w:t>
      </w:r>
      <w:r>
        <w:rPr>
          <w:rFonts w:ascii="AdvTT5603d1df.BI" w:hAnsi="AdvTT5603d1df.BI" w:cs="AdvTT5603d1df.BI"/>
          <w:sz w:val="16"/>
          <w:szCs w:val="16"/>
        </w:rPr>
        <w:t xml:space="preserve">Journal of Hydrology </w:t>
      </w:r>
      <w:r>
        <w:rPr>
          <w:rFonts w:ascii="AdvTT0b55cdb0.B" w:hAnsi="AdvTT0b55cdb0.B" w:cs="AdvTT0b55cdb0.B"/>
          <w:sz w:val="16"/>
          <w:szCs w:val="16"/>
        </w:rPr>
        <w:t>374</w:t>
      </w:r>
      <w:r>
        <w:rPr>
          <w:rFonts w:ascii="AdvTTd9b1c495" w:hAnsi="AdvTTd9b1c495" w:cs="AdvTTd9b1c495"/>
          <w:sz w:val="16"/>
          <w:szCs w:val="16"/>
        </w:rPr>
        <w:t>(3</w:t>
      </w:r>
      <w:r>
        <w:rPr>
          <w:rFonts w:ascii="AdvTTd9b1c495+20" w:hAnsi="AdvTTd9b1c495+20" w:cs="AdvTTd9b1c495+20"/>
          <w:sz w:val="16"/>
          <w:szCs w:val="16"/>
        </w:rPr>
        <w:t>–</w:t>
      </w:r>
      <w:r>
        <w:rPr>
          <w:rFonts w:ascii="AdvTTd9b1c495" w:hAnsi="AdvTTd9b1c495" w:cs="AdvTTd9b1c495"/>
          <w:sz w:val="16"/>
          <w:szCs w:val="16"/>
        </w:rPr>
        <w:t>4):</w:t>
      </w:r>
    </w:p>
    <w:p w14:paraId="2A8A9EC4" w14:textId="73C8175C" w:rsidR="003C657A" w:rsidRDefault="003C657A"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196</w:t>
      </w:r>
      <w:r>
        <w:rPr>
          <w:rFonts w:ascii="AdvTTd9b1c495+20" w:hAnsi="AdvTTd9b1c495+20" w:cs="AdvTTd9b1c495+20"/>
          <w:sz w:val="16"/>
          <w:szCs w:val="16"/>
        </w:rPr>
        <w:t>–</w:t>
      </w:r>
      <w:r>
        <w:rPr>
          <w:rFonts w:ascii="AdvTTd9b1c495" w:hAnsi="AdvTTd9b1c495" w:cs="AdvTTd9b1c495"/>
          <w:sz w:val="16"/>
          <w:szCs w:val="16"/>
        </w:rPr>
        <w:t>208.</w:t>
      </w:r>
    </w:p>
    <w:p w14:paraId="1FD86911" w14:textId="77777777" w:rsidR="003C657A" w:rsidRDefault="003C657A" w:rsidP="00814EC9">
      <w:pPr>
        <w:autoSpaceDE w:val="0"/>
        <w:autoSpaceDN w:val="0"/>
        <w:adjustRightInd w:val="0"/>
        <w:spacing w:after="0" w:line="240" w:lineRule="auto"/>
        <w:rPr>
          <w:rFonts w:ascii="AdvTTd9b1c495" w:hAnsi="AdvTTd9b1c495" w:cs="AdvTTd9b1c495"/>
          <w:sz w:val="16"/>
          <w:szCs w:val="16"/>
        </w:rPr>
      </w:pPr>
    </w:p>
    <w:p w14:paraId="1E5AA32F" w14:textId="620A65E0" w:rsidR="003C657A" w:rsidRPr="00814EC9" w:rsidRDefault="003C657A"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 xml:space="preserve">And the older material by </w:t>
      </w:r>
      <w:proofErr w:type="spellStart"/>
      <w:r>
        <w:rPr>
          <w:rFonts w:ascii="AdvTTd9b1c495" w:hAnsi="AdvTTd9b1c495" w:cs="AdvTTd9b1c495"/>
          <w:sz w:val="16"/>
          <w:szCs w:val="16"/>
        </w:rPr>
        <w:t>Finalyson</w:t>
      </w:r>
      <w:proofErr w:type="spellEnd"/>
      <w:r>
        <w:rPr>
          <w:rFonts w:ascii="AdvTTd9b1c495" w:hAnsi="AdvTTd9b1c495" w:cs="AdvTTd9b1c495"/>
          <w:sz w:val="16"/>
          <w:szCs w:val="16"/>
        </w:rPr>
        <w:t xml:space="preserve"> and McMahon on Australian rivers and flow variability (Australia versus the World).  You could also refer to some of the </w:t>
      </w:r>
      <w:proofErr w:type="spellStart"/>
      <w:r>
        <w:rPr>
          <w:rFonts w:ascii="AdvTTd9b1c495" w:hAnsi="AdvTTd9b1c495" w:cs="AdvTTd9b1c495"/>
          <w:sz w:val="16"/>
          <w:szCs w:val="16"/>
        </w:rPr>
        <w:t>Wohl</w:t>
      </w:r>
      <w:proofErr w:type="spellEnd"/>
      <w:r>
        <w:rPr>
          <w:rFonts w:ascii="AdvTTd9b1c495" w:hAnsi="AdvTTd9b1c495" w:cs="AdvTTd9b1c495"/>
          <w:sz w:val="16"/>
          <w:szCs w:val="16"/>
        </w:rPr>
        <w:t xml:space="preserve"> stuff on coefficients of variation in flow for Australian rivers in an international context.</w:t>
      </w:r>
    </w:p>
  </w:comment>
  <w:comment w:id="846" w:author="Dr Kirstie Fryirs" w:date="2014-04-08T16:36:00Z" w:initials="KF">
    <w:p w14:paraId="3CE11403" w14:textId="378A151A" w:rsidR="003C657A" w:rsidRDefault="003C657A">
      <w:pPr>
        <w:pStyle w:val="CommentText"/>
      </w:pPr>
      <w:r>
        <w:rPr>
          <w:rStyle w:val="CommentReference"/>
        </w:rPr>
        <w:annotationRef/>
      </w:r>
      <w:r>
        <w:t xml:space="preserve">In the discussion I’d also have a paragraph or two on the implications for environmental flow allocation and the maintenance of riparian vegetation structure and function – this is another </w:t>
      </w:r>
      <w:proofErr w:type="spellStart"/>
      <w:r>
        <w:t>biggy</w:t>
      </w:r>
      <w:proofErr w:type="spellEnd"/>
      <w:r>
        <w:t xml:space="preserve"> in </w:t>
      </w:r>
      <w:proofErr w:type="spellStart"/>
      <w:r>
        <w:t>riv</w:t>
      </w:r>
      <w:proofErr w:type="spellEnd"/>
      <w:r>
        <w:t xml:space="preserve"> </w:t>
      </w:r>
      <w:proofErr w:type="spellStart"/>
      <w:r>
        <w:t>mgt</w:t>
      </w:r>
      <w:proofErr w:type="spellEnd"/>
      <w:r>
        <w:t xml:space="preserve"> practice, particularly in places such as the Murray-Darling where water allocation issues are a hot topic. CSIRO have done a lot of modelling etc. </w:t>
      </w:r>
      <w:proofErr w:type="spellStart"/>
      <w:r>
        <w:t>Poff</w:t>
      </w:r>
      <w:proofErr w:type="spellEnd"/>
      <w:r>
        <w:t xml:space="preserve"> also has written a lot about ecological </w:t>
      </w:r>
      <w:proofErr w:type="spellStart"/>
      <w:r>
        <w:t>sentivity</w:t>
      </w:r>
      <w:proofErr w:type="spellEnd"/>
      <w:r>
        <w:t xml:space="preserve"> to changes in hydrology. This sort of scientific basis for the implications will make the discussion more sophisticated and strengthen the contribution to the literature.</w:t>
      </w:r>
    </w:p>
  </w:comment>
  <w:comment w:id="848" w:author="Michelle Leishman" w:date="2014-04-08T17:22:00Z" w:initials="ML">
    <w:p w14:paraId="2BA80202" w14:textId="5BAE5F75" w:rsidR="003C657A" w:rsidRDefault="003C657A">
      <w:pPr>
        <w:pStyle w:val="CommentText"/>
      </w:pPr>
      <w:r>
        <w:rPr>
          <w:rStyle w:val="CommentReference"/>
        </w:rPr>
        <w:annotationRef/>
      </w:r>
      <w:r>
        <w:t>I didn’t check the refs as you probably have to modify the format depending on the journal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BFF25D" w15:done="0"/>
  <w15:commentEx w15:paraId="2CE507F4" w15:done="0"/>
  <w15:commentEx w15:paraId="20887BA4" w15:done="0"/>
  <w15:commentEx w15:paraId="05A575F7" w15:done="0"/>
  <w15:commentEx w15:paraId="15A99502" w15:done="0"/>
  <w15:commentEx w15:paraId="7C35F91F" w15:done="0"/>
  <w15:commentEx w15:paraId="7DE914A1" w15:done="0"/>
  <w15:commentEx w15:paraId="0A557CA3" w15:done="0"/>
  <w15:commentEx w15:paraId="13D31E3D" w15:done="0"/>
  <w15:commentEx w15:paraId="25ED6173" w15:done="0"/>
  <w15:commentEx w15:paraId="496545E2" w15:done="0"/>
  <w15:commentEx w15:paraId="2D97D761" w15:done="0"/>
  <w15:commentEx w15:paraId="6F401044" w15:done="0"/>
  <w15:commentEx w15:paraId="5FADE607" w15:done="0"/>
  <w15:commentEx w15:paraId="6B27E19A" w15:done="0"/>
  <w15:commentEx w15:paraId="59C8D263" w15:done="0"/>
  <w15:commentEx w15:paraId="14A79467" w15:done="0"/>
  <w15:commentEx w15:paraId="1621AF31" w15:done="0"/>
  <w15:commentEx w15:paraId="403FFDC1" w15:done="0"/>
  <w15:commentEx w15:paraId="7699CFDC" w15:done="0"/>
  <w15:commentEx w15:paraId="23168032" w15:done="0"/>
  <w15:commentEx w15:paraId="415BA8CA" w15:done="0"/>
  <w15:commentEx w15:paraId="786D64A0" w15:done="0"/>
  <w15:commentEx w15:paraId="60A7427D" w15:done="0"/>
  <w15:commentEx w15:paraId="01D5B626" w15:done="0"/>
  <w15:commentEx w15:paraId="70CDF67C" w15:done="0"/>
  <w15:commentEx w15:paraId="4DB4988F" w15:done="0"/>
  <w15:commentEx w15:paraId="203A6740" w15:done="0"/>
  <w15:commentEx w15:paraId="3FAF2B1F" w15:done="0"/>
  <w15:commentEx w15:paraId="04AC22D8" w15:done="0"/>
  <w15:commentEx w15:paraId="2661E280" w15:done="0"/>
  <w15:commentEx w15:paraId="11909AEE" w15:done="0"/>
  <w15:commentEx w15:paraId="4503A415" w15:done="0"/>
  <w15:commentEx w15:paraId="6048C0A0" w15:done="0"/>
  <w15:commentEx w15:paraId="47EACB86" w15:done="0"/>
  <w15:commentEx w15:paraId="75BA7E16" w15:done="0"/>
  <w15:commentEx w15:paraId="1DA5C99B" w15:done="0"/>
  <w15:commentEx w15:paraId="74D1FF5A" w15:done="0"/>
  <w15:commentEx w15:paraId="3B885C39" w15:done="0"/>
  <w15:commentEx w15:paraId="5775DCB8" w15:done="0"/>
  <w15:commentEx w15:paraId="1093BDC2" w15:done="0"/>
  <w15:commentEx w15:paraId="661B9851" w15:done="0"/>
  <w15:commentEx w15:paraId="3ED10A00" w15:done="0"/>
  <w15:commentEx w15:paraId="6B0892D6" w15:done="0"/>
  <w15:commentEx w15:paraId="04564AFB" w15:done="0"/>
  <w15:commentEx w15:paraId="26B72122" w15:done="0"/>
  <w15:commentEx w15:paraId="09681A71" w15:done="0"/>
  <w15:commentEx w15:paraId="2257F068" w15:done="0"/>
  <w15:commentEx w15:paraId="011B7361" w15:done="0"/>
  <w15:commentEx w15:paraId="679CFA1D" w15:done="0"/>
  <w15:commentEx w15:paraId="514774BD" w15:done="0"/>
  <w15:commentEx w15:paraId="6E06C08A" w15:done="0"/>
  <w15:commentEx w15:paraId="1ED27C94" w15:done="0"/>
  <w15:commentEx w15:paraId="77D86895" w15:done="0"/>
  <w15:commentEx w15:paraId="189E2775" w15:done="0"/>
  <w15:commentEx w15:paraId="10EAFE22" w15:done="0"/>
  <w15:commentEx w15:paraId="5B1C7A74" w15:done="0"/>
  <w15:commentEx w15:paraId="5E06BA18" w15:done="0"/>
  <w15:commentEx w15:paraId="116BBF96" w15:done="0"/>
  <w15:commentEx w15:paraId="72ED96C2" w15:done="0"/>
  <w15:commentEx w15:paraId="2D565F67" w15:done="0"/>
  <w15:commentEx w15:paraId="3016174B" w15:done="0"/>
  <w15:commentEx w15:paraId="61FCF37C" w15:done="0"/>
  <w15:commentEx w15:paraId="5B64A1BC" w15:done="0"/>
  <w15:commentEx w15:paraId="711A5A86" w15:done="0"/>
  <w15:commentEx w15:paraId="6B1AF196" w15:done="0"/>
  <w15:commentEx w15:paraId="55BCE624" w15:done="0"/>
  <w15:commentEx w15:paraId="4E12D9CD" w15:done="0"/>
  <w15:commentEx w15:paraId="1E5AA32F" w15:done="0"/>
  <w15:commentEx w15:paraId="3CE11403" w15:done="0"/>
  <w15:commentEx w15:paraId="2BA8020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dvTTd9b1c495">
    <w:panose1 w:val="00000000000000000000"/>
    <w:charset w:val="00"/>
    <w:family w:val="roman"/>
    <w:notTrueType/>
    <w:pitch w:val="default"/>
    <w:sig w:usb0="00000003" w:usb1="00000000" w:usb2="00000000" w:usb3="00000000" w:csb0="00000001" w:csb1="00000000"/>
  </w:font>
  <w:font w:name="AdvTTd9b1c495+20">
    <w:panose1 w:val="00000000000000000000"/>
    <w:charset w:val="00"/>
    <w:family w:val="swiss"/>
    <w:notTrueType/>
    <w:pitch w:val="default"/>
    <w:sig w:usb0="00000003" w:usb1="00000000" w:usb2="00000000" w:usb3="00000000" w:csb0="00000001" w:csb1="00000000"/>
  </w:font>
  <w:font w:name="AdvTT5603d1df.BI">
    <w:panose1 w:val="00000000000000000000"/>
    <w:charset w:val="00"/>
    <w:family w:val="roman"/>
    <w:notTrueType/>
    <w:pitch w:val="default"/>
    <w:sig w:usb0="00000003" w:usb1="00000000" w:usb2="00000000" w:usb3="00000000" w:csb0="00000001" w:csb1="00000000"/>
  </w:font>
  <w:font w:name="AdvTT0b55cdb0.B">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0F0FF6"/>
    <w:multiLevelType w:val="hybridMultilevel"/>
    <w:tmpl w:val="3582236E"/>
    <w:lvl w:ilvl="0" w:tplc="0F101AB0">
      <w:start w:val="1"/>
      <w:numFmt w:val="bullet"/>
      <w:lvlText w:val="-"/>
      <w:lvlJc w:val="left"/>
      <w:pPr>
        <w:ind w:left="720" w:hanging="360"/>
      </w:pPr>
      <w:rPr>
        <w:rFonts w:ascii="Calibri" w:eastAsiaTheme="minorHAnsi" w:hAnsi="Calibri"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6AD70608"/>
    <w:multiLevelType w:val="hybridMultilevel"/>
    <w:tmpl w:val="E11EEC00"/>
    <w:lvl w:ilvl="0" w:tplc="12DA9DA8">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r Kirstie Fryirs">
    <w15:presenceInfo w15:providerId="AD" w15:userId="S-1-5-21-1594774353-775871607-213974443-74199"/>
  </w15:person>
  <w15:person w15:author="James Lawson">
    <w15:presenceInfo w15:providerId="None" w15:userId="James Law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34E6"/>
    <w:rsid w:val="000961C3"/>
    <w:rsid w:val="000B0D71"/>
    <w:rsid w:val="000E11B0"/>
    <w:rsid w:val="000F2CFB"/>
    <w:rsid w:val="001049B7"/>
    <w:rsid w:val="001133BD"/>
    <w:rsid w:val="00135469"/>
    <w:rsid w:val="00144006"/>
    <w:rsid w:val="00180A63"/>
    <w:rsid w:val="001D57C9"/>
    <w:rsid w:val="001F68B4"/>
    <w:rsid w:val="00260C3B"/>
    <w:rsid w:val="00286C27"/>
    <w:rsid w:val="00290091"/>
    <w:rsid w:val="00295EF9"/>
    <w:rsid w:val="002E43DE"/>
    <w:rsid w:val="00311F05"/>
    <w:rsid w:val="00335320"/>
    <w:rsid w:val="003579D9"/>
    <w:rsid w:val="00360B12"/>
    <w:rsid w:val="003721C9"/>
    <w:rsid w:val="003C657A"/>
    <w:rsid w:val="003F4885"/>
    <w:rsid w:val="00417C34"/>
    <w:rsid w:val="004278C7"/>
    <w:rsid w:val="00442E26"/>
    <w:rsid w:val="00453CFC"/>
    <w:rsid w:val="00454F26"/>
    <w:rsid w:val="00483144"/>
    <w:rsid w:val="005725E6"/>
    <w:rsid w:val="00576141"/>
    <w:rsid w:val="005779AB"/>
    <w:rsid w:val="005B4881"/>
    <w:rsid w:val="005D0A6C"/>
    <w:rsid w:val="005E166E"/>
    <w:rsid w:val="00617ABD"/>
    <w:rsid w:val="00621641"/>
    <w:rsid w:val="00625ED2"/>
    <w:rsid w:val="0063022F"/>
    <w:rsid w:val="00630B93"/>
    <w:rsid w:val="00650D8B"/>
    <w:rsid w:val="006602DD"/>
    <w:rsid w:val="0067461C"/>
    <w:rsid w:val="006817B9"/>
    <w:rsid w:val="00686747"/>
    <w:rsid w:val="0069430E"/>
    <w:rsid w:val="006A025A"/>
    <w:rsid w:val="006B1A67"/>
    <w:rsid w:val="006E5D88"/>
    <w:rsid w:val="006F4B8F"/>
    <w:rsid w:val="007018A5"/>
    <w:rsid w:val="007137EA"/>
    <w:rsid w:val="007166A1"/>
    <w:rsid w:val="00721E27"/>
    <w:rsid w:val="00741825"/>
    <w:rsid w:val="007760E7"/>
    <w:rsid w:val="007761F2"/>
    <w:rsid w:val="007845D8"/>
    <w:rsid w:val="007B76D5"/>
    <w:rsid w:val="007C7EC3"/>
    <w:rsid w:val="007F5827"/>
    <w:rsid w:val="00810634"/>
    <w:rsid w:val="00814EC9"/>
    <w:rsid w:val="00842036"/>
    <w:rsid w:val="0085737E"/>
    <w:rsid w:val="00873269"/>
    <w:rsid w:val="009447FC"/>
    <w:rsid w:val="00947919"/>
    <w:rsid w:val="009546E2"/>
    <w:rsid w:val="00980EC2"/>
    <w:rsid w:val="00981098"/>
    <w:rsid w:val="009A3C44"/>
    <w:rsid w:val="009C2AD8"/>
    <w:rsid w:val="009D2CA8"/>
    <w:rsid w:val="009D7666"/>
    <w:rsid w:val="00A22B81"/>
    <w:rsid w:val="00A87877"/>
    <w:rsid w:val="00AE6B7B"/>
    <w:rsid w:val="00AF1FDB"/>
    <w:rsid w:val="00B064E3"/>
    <w:rsid w:val="00B07C90"/>
    <w:rsid w:val="00B118A6"/>
    <w:rsid w:val="00B3552B"/>
    <w:rsid w:val="00B52E9B"/>
    <w:rsid w:val="00B55332"/>
    <w:rsid w:val="00B634E6"/>
    <w:rsid w:val="00BE0308"/>
    <w:rsid w:val="00BF2EA0"/>
    <w:rsid w:val="00C05A9D"/>
    <w:rsid w:val="00C11E44"/>
    <w:rsid w:val="00C175AC"/>
    <w:rsid w:val="00C26FDD"/>
    <w:rsid w:val="00C30594"/>
    <w:rsid w:val="00C8137F"/>
    <w:rsid w:val="00C83CE4"/>
    <w:rsid w:val="00C95F5A"/>
    <w:rsid w:val="00CC24F8"/>
    <w:rsid w:val="00CD354D"/>
    <w:rsid w:val="00D0402B"/>
    <w:rsid w:val="00D10E82"/>
    <w:rsid w:val="00D25848"/>
    <w:rsid w:val="00D310D7"/>
    <w:rsid w:val="00D62BDA"/>
    <w:rsid w:val="00DB30C6"/>
    <w:rsid w:val="00DB3F5D"/>
    <w:rsid w:val="00DC2070"/>
    <w:rsid w:val="00DE7C76"/>
    <w:rsid w:val="00E16840"/>
    <w:rsid w:val="00E665A9"/>
    <w:rsid w:val="00E773FF"/>
    <w:rsid w:val="00E81EF7"/>
    <w:rsid w:val="00E85869"/>
    <w:rsid w:val="00EA700F"/>
    <w:rsid w:val="00ED02F3"/>
    <w:rsid w:val="00EF3710"/>
    <w:rsid w:val="00F1096D"/>
    <w:rsid w:val="00F31C9B"/>
    <w:rsid w:val="00F42B80"/>
    <w:rsid w:val="00FA2416"/>
    <w:rsid w:val="00FC0DFA"/>
    <w:rsid w:val="00FD175F"/>
    <w:rsid w:val="00FF327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520DC"/>
  <w15:docId w15:val="{3E062699-50A6-4752-8594-715548C05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34E6"/>
  </w:style>
  <w:style w:type="paragraph" w:styleId="Heading1">
    <w:name w:val="heading 1"/>
    <w:basedOn w:val="Normal"/>
    <w:link w:val="Heading1Char"/>
    <w:uiPriority w:val="9"/>
    <w:qFormat/>
    <w:rsid w:val="00B634E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4E6"/>
    <w:rPr>
      <w:rFonts w:ascii="Times New Roman" w:eastAsia="Times New Roman" w:hAnsi="Times New Roman" w:cs="Times New Roman"/>
      <w:b/>
      <w:bCs/>
      <w:kern w:val="36"/>
      <w:sz w:val="48"/>
      <w:szCs w:val="48"/>
      <w:lang w:eastAsia="en-AU"/>
    </w:rPr>
  </w:style>
  <w:style w:type="character" w:styleId="CommentReference">
    <w:name w:val="annotation reference"/>
    <w:basedOn w:val="DefaultParagraphFont"/>
    <w:uiPriority w:val="99"/>
    <w:semiHidden/>
    <w:unhideWhenUsed/>
    <w:rsid w:val="00B634E6"/>
    <w:rPr>
      <w:sz w:val="16"/>
      <w:szCs w:val="16"/>
    </w:rPr>
  </w:style>
  <w:style w:type="paragraph" w:styleId="CommentText">
    <w:name w:val="annotation text"/>
    <w:basedOn w:val="Normal"/>
    <w:link w:val="CommentTextChar"/>
    <w:uiPriority w:val="99"/>
    <w:semiHidden/>
    <w:unhideWhenUsed/>
    <w:rsid w:val="00B634E6"/>
    <w:pPr>
      <w:spacing w:line="240" w:lineRule="auto"/>
    </w:pPr>
    <w:rPr>
      <w:sz w:val="20"/>
      <w:szCs w:val="20"/>
    </w:rPr>
  </w:style>
  <w:style w:type="character" w:customStyle="1" w:styleId="CommentTextChar">
    <w:name w:val="Comment Text Char"/>
    <w:basedOn w:val="DefaultParagraphFont"/>
    <w:link w:val="CommentText"/>
    <w:uiPriority w:val="99"/>
    <w:semiHidden/>
    <w:rsid w:val="00B634E6"/>
    <w:rPr>
      <w:sz w:val="20"/>
      <w:szCs w:val="20"/>
    </w:rPr>
  </w:style>
  <w:style w:type="character" w:styleId="Hyperlink">
    <w:name w:val="Hyperlink"/>
    <w:basedOn w:val="DefaultParagraphFont"/>
    <w:uiPriority w:val="99"/>
    <w:semiHidden/>
    <w:unhideWhenUsed/>
    <w:rsid w:val="00B634E6"/>
    <w:rPr>
      <w:color w:val="0000FF"/>
      <w:u w:val="single"/>
    </w:rPr>
  </w:style>
  <w:style w:type="paragraph" w:styleId="BalloonText">
    <w:name w:val="Balloon Text"/>
    <w:basedOn w:val="Normal"/>
    <w:link w:val="BalloonTextChar"/>
    <w:uiPriority w:val="99"/>
    <w:semiHidden/>
    <w:unhideWhenUsed/>
    <w:rsid w:val="00B634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34E6"/>
    <w:rPr>
      <w:rFonts w:ascii="Segoe UI" w:hAnsi="Segoe UI" w:cs="Segoe UI"/>
      <w:sz w:val="18"/>
      <w:szCs w:val="18"/>
    </w:rPr>
  </w:style>
  <w:style w:type="table" w:styleId="TableGrid">
    <w:name w:val="Table Grid"/>
    <w:basedOn w:val="TableNormal"/>
    <w:uiPriority w:val="39"/>
    <w:rsid w:val="00B634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634E6"/>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B55332"/>
  </w:style>
  <w:style w:type="paragraph" w:styleId="NormalWeb">
    <w:name w:val="Normal (Web)"/>
    <w:basedOn w:val="Normal"/>
    <w:uiPriority w:val="99"/>
    <w:unhideWhenUsed/>
    <w:rsid w:val="007137EA"/>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CommentSubject">
    <w:name w:val="annotation subject"/>
    <w:basedOn w:val="CommentText"/>
    <w:next w:val="CommentText"/>
    <w:link w:val="CommentSubjectChar"/>
    <w:uiPriority w:val="99"/>
    <w:semiHidden/>
    <w:unhideWhenUsed/>
    <w:rsid w:val="00F42B80"/>
    <w:rPr>
      <w:b/>
      <w:bCs/>
    </w:rPr>
  </w:style>
  <w:style w:type="character" w:customStyle="1" w:styleId="CommentSubjectChar">
    <w:name w:val="Comment Subject Char"/>
    <w:basedOn w:val="CommentTextChar"/>
    <w:link w:val="CommentSubject"/>
    <w:uiPriority w:val="99"/>
    <w:semiHidden/>
    <w:rsid w:val="00F42B80"/>
    <w:rPr>
      <w:b/>
      <w:bCs/>
      <w:sz w:val="20"/>
      <w:szCs w:val="20"/>
    </w:rPr>
  </w:style>
  <w:style w:type="paragraph" w:styleId="ListParagraph">
    <w:name w:val="List Paragraph"/>
    <w:basedOn w:val="Normal"/>
    <w:uiPriority w:val="34"/>
    <w:qFormat/>
    <w:rsid w:val="009810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859537">
      <w:bodyDiv w:val="1"/>
      <w:marLeft w:val="0"/>
      <w:marRight w:val="0"/>
      <w:marTop w:val="0"/>
      <w:marBottom w:val="0"/>
      <w:divBdr>
        <w:top w:val="none" w:sz="0" w:space="0" w:color="auto"/>
        <w:left w:val="none" w:sz="0" w:space="0" w:color="auto"/>
        <w:bottom w:val="none" w:sz="0" w:space="0" w:color="auto"/>
        <w:right w:val="none" w:sz="0" w:space="0" w:color="auto"/>
      </w:divBdr>
    </w:div>
    <w:div w:id="1471938772">
      <w:bodyDiv w:val="1"/>
      <w:marLeft w:val="0"/>
      <w:marRight w:val="0"/>
      <w:marTop w:val="0"/>
      <w:marBottom w:val="0"/>
      <w:divBdr>
        <w:top w:val="none" w:sz="0" w:space="0" w:color="auto"/>
        <w:left w:val="none" w:sz="0" w:space="0" w:color="auto"/>
        <w:bottom w:val="none" w:sz="0" w:space="0" w:color="auto"/>
        <w:right w:val="none" w:sz="0" w:space="0" w:color="auto"/>
      </w:divBdr>
      <w:divsChild>
        <w:div w:id="1149975574">
          <w:marLeft w:val="0"/>
          <w:marRight w:val="0"/>
          <w:marTop w:val="0"/>
          <w:marBottom w:val="0"/>
          <w:divBdr>
            <w:top w:val="none" w:sz="0" w:space="0" w:color="auto"/>
            <w:left w:val="none" w:sz="0" w:space="0" w:color="auto"/>
            <w:bottom w:val="none" w:sz="0" w:space="0" w:color="auto"/>
            <w:right w:val="none" w:sz="0" w:space="0" w:color="auto"/>
          </w:divBdr>
          <w:divsChild>
            <w:div w:id="187060757">
              <w:marLeft w:val="0"/>
              <w:marRight w:val="0"/>
              <w:marTop w:val="0"/>
              <w:marBottom w:val="0"/>
              <w:divBdr>
                <w:top w:val="none" w:sz="0" w:space="0" w:color="auto"/>
                <w:left w:val="none" w:sz="0" w:space="0" w:color="auto"/>
                <w:bottom w:val="none" w:sz="0" w:space="0" w:color="auto"/>
                <w:right w:val="none" w:sz="0" w:space="0" w:color="auto"/>
              </w:divBdr>
              <w:divsChild>
                <w:div w:id="1821313335">
                  <w:marLeft w:val="0"/>
                  <w:marRight w:val="0"/>
                  <w:marTop w:val="0"/>
                  <w:marBottom w:val="0"/>
                  <w:divBdr>
                    <w:top w:val="none" w:sz="0" w:space="0" w:color="auto"/>
                    <w:left w:val="none" w:sz="0" w:space="0" w:color="auto"/>
                    <w:bottom w:val="none" w:sz="0" w:space="0" w:color="auto"/>
                    <w:right w:val="none" w:sz="0" w:space="0" w:color="auto"/>
                  </w:divBdr>
                  <w:divsChild>
                    <w:div w:id="376441517">
                      <w:marLeft w:val="0"/>
                      <w:marRight w:val="0"/>
                      <w:marTop w:val="0"/>
                      <w:marBottom w:val="0"/>
                      <w:divBdr>
                        <w:top w:val="none" w:sz="0" w:space="0" w:color="auto"/>
                        <w:left w:val="none" w:sz="0" w:space="0" w:color="auto"/>
                        <w:bottom w:val="none" w:sz="0" w:space="0" w:color="auto"/>
                        <w:right w:val="none" w:sz="0" w:space="0" w:color="auto"/>
                      </w:divBdr>
                      <w:divsChild>
                        <w:div w:id="902713598">
                          <w:marLeft w:val="0"/>
                          <w:marRight w:val="0"/>
                          <w:marTop w:val="0"/>
                          <w:marBottom w:val="0"/>
                          <w:divBdr>
                            <w:top w:val="none" w:sz="0" w:space="0" w:color="auto"/>
                            <w:left w:val="none" w:sz="0" w:space="0" w:color="auto"/>
                            <w:bottom w:val="none" w:sz="0" w:space="0" w:color="auto"/>
                            <w:right w:val="none" w:sz="0" w:space="0" w:color="auto"/>
                          </w:divBdr>
                          <w:divsChild>
                            <w:div w:id="205259911">
                              <w:marLeft w:val="0"/>
                              <w:marRight w:val="0"/>
                              <w:marTop w:val="0"/>
                              <w:marBottom w:val="0"/>
                              <w:divBdr>
                                <w:top w:val="none" w:sz="0" w:space="0" w:color="auto"/>
                                <w:left w:val="none" w:sz="0" w:space="0" w:color="auto"/>
                                <w:bottom w:val="none" w:sz="0" w:space="0" w:color="auto"/>
                                <w:right w:val="none" w:sz="0" w:space="0" w:color="auto"/>
                              </w:divBdr>
                              <w:divsChild>
                                <w:div w:id="2074740275">
                                  <w:marLeft w:val="0"/>
                                  <w:marRight w:val="0"/>
                                  <w:marTop w:val="0"/>
                                  <w:marBottom w:val="0"/>
                                  <w:divBdr>
                                    <w:top w:val="none" w:sz="0" w:space="0" w:color="auto"/>
                                    <w:left w:val="none" w:sz="0" w:space="0" w:color="auto"/>
                                    <w:bottom w:val="none" w:sz="0" w:space="0" w:color="auto"/>
                                    <w:right w:val="none" w:sz="0" w:space="0" w:color="auto"/>
                                  </w:divBdr>
                                  <w:divsChild>
                                    <w:div w:id="197623600">
                                      <w:marLeft w:val="0"/>
                                      <w:marRight w:val="0"/>
                                      <w:marTop w:val="0"/>
                                      <w:marBottom w:val="0"/>
                                      <w:divBdr>
                                        <w:top w:val="none" w:sz="0" w:space="0" w:color="auto"/>
                                        <w:left w:val="none" w:sz="0" w:space="0" w:color="auto"/>
                                        <w:bottom w:val="none" w:sz="0" w:space="0" w:color="auto"/>
                                        <w:right w:val="none" w:sz="0" w:space="0" w:color="auto"/>
                                      </w:divBdr>
                                      <w:divsChild>
                                        <w:div w:id="1243639071">
                                          <w:marLeft w:val="0"/>
                                          <w:marRight w:val="0"/>
                                          <w:marTop w:val="0"/>
                                          <w:marBottom w:val="0"/>
                                          <w:divBdr>
                                            <w:top w:val="none" w:sz="0" w:space="0" w:color="auto"/>
                                            <w:left w:val="none" w:sz="0" w:space="0" w:color="auto"/>
                                            <w:bottom w:val="none" w:sz="0" w:space="0" w:color="auto"/>
                                            <w:right w:val="none" w:sz="0" w:space="0" w:color="auto"/>
                                          </w:divBdr>
                                          <w:divsChild>
                                            <w:div w:id="494762470">
                                              <w:marLeft w:val="0"/>
                                              <w:marRight w:val="0"/>
                                              <w:marTop w:val="0"/>
                                              <w:marBottom w:val="0"/>
                                              <w:divBdr>
                                                <w:top w:val="none" w:sz="0" w:space="0" w:color="auto"/>
                                                <w:left w:val="none" w:sz="0" w:space="0" w:color="auto"/>
                                                <w:bottom w:val="none" w:sz="0" w:space="0" w:color="auto"/>
                                                <w:right w:val="none" w:sz="0" w:space="0" w:color="auto"/>
                                              </w:divBdr>
                                              <w:divsChild>
                                                <w:div w:id="1934779555">
                                                  <w:marLeft w:val="0"/>
                                                  <w:marRight w:val="0"/>
                                                  <w:marTop w:val="0"/>
                                                  <w:marBottom w:val="0"/>
                                                  <w:divBdr>
                                                    <w:top w:val="none" w:sz="0" w:space="0" w:color="auto"/>
                                                    <w:left w:val="none" w:sz="0" w:space="0" w:color="auto"/>
                                                    <w:bottom w:val="none" w:sz="0" w:space="0" w:color="auto"/>
                                                    <w:right w:val="none" w:sz="0" w:space="0" w:color="auto"/>
                                                  </w:divBdr>
                                                  <w:divsChild>
                                                    <w:div w:id="783620737">
                                                      <w:marLeft w:val="0"/>
                                                      <w:marRight w:val="0"/>
                                                      <w:marTop w:val="0"/>
                                                      <w:marBottom w:val="0"/>
                                                      <w:divBdr>
                                                        <w:top w:val="none" w:sz="0" w:space="0" w:color="auto"/>
                                                        <w:left w:val="none" w:sz="0" w:space="0" w:color="auto"/>
                                                        <w:bottom w:val="none" w:sz="0" w:space="0" w:color="auto"/>
                                                        <w:right w:val="none" w:sz="0" w:space="0" w:color="auto"/>
                                                      </w:divBdr>
                                                      <w:divsChild>
                                                        <w:div w:id="1203832088">
                                                          <w:marLeft w:val="0"/>
                                                          <w:marRight w:val="0"/>
                                                          <w:marTop w:val="0"/>
                                                          <w:marBottom w:val="0"/>
                                                          <w:divBdr>
                                                            <w:top w:val="none" w:sz="0" w:space="0" w:color="auto"/>
                                                            <w:left w:val="none" w:sz="0" w:space="0" w:color="auto"/>
                                                            <w:bottom w:val="none" w:sz="0" w:space="0" w:color="auto"/>
                                                            <w:right w:val="none" w:sz="0" w:space="0" w:color="auto"/>
                                                          </w:divBdr>
                                                          <w:divsChild>
                                                            <w:div w:id="2086222032">
                                                              <w:marLeft w:val="0"/>
                                                              <w:marRight w:val="0"/>
                                                              <w:marTop w:val="0"/>
                                                              <w:marBottom w:val="0"/>
                                                              <w:divBdr>
                                                                <w:top w:val="none" w:sz="0" w:space="0" w:color="auto"/>
                                                                <w:left w:val="none" w:sz="0" w:space="0" w:color="auto"/>
                                                                <w:bottom w:val="none" w:sz="0" w:space="0" w:color="auto"/>
                                                                <w:right w:val="none" w:sz="0" w:space="0" w:color="auto"/>
                                                              </w:divBdr>
                                                              <w:divsChild>
                                                                <w:div w:id="1310670095">
                                                                  <w:marLeft w:val="0"/>
                                                                  <w:marRight w:val="0"/>
                                                                  <w:marTop w:val="0"/>
                                                                  <w:marBottom w:val="0"/>
                                                                  <w:divBdr>
                                                                    <w:top w:val="none" w:sz="0" w:space="0" w:color="auto"/>
                                                                    <w:left w:val="none" w:sz="0" w:space="0" w:color="auto"/>
                                                                    <w:bottom w:val="none" w:sz="0" w:space="0" w:color="auto"/>
                                                                    <w:right w:val="none" w:sz="0" w:space="0" w:color="auto"/>
                                                                  </w:divBdr>
                                                                  <w:divsChild>
                                                                    <w:div w:id="448010334">
                                                                      <w:marLeft w:val="0"/>
                                                                      <w:marRight w:val="0"/>
                                                                      <w:marTop w:val="0"/>
                                                                      <w:marBottom w:val="0"/>
                                                                      <w:divBdr>
                                                                        <w:top w:val="none" w:sz="0" w:space="0" w:color="auto"/>
                                                                        <w:left w:val="none" w:sz="0" w:space="0" w:color="auto"/>
                                                                        <w:bottom w:val="none" w:sz="0" w:space="0" w:color="auto"/>
                                                                        <w:right w:val="none" w:sz="0" w:space="0" w:color="auto"/>
                                                                      </w:divBdr>
                                                                      <w:divsChild>
                                                                        <w:div w:id="440297090">
                                                                          <w:marLeft w:val="0"/>
                                                                          <w:marRight w:val="0"/>
                                                                          <w:marTop w:val="0"/>
                                                                          <w:marBottom w:val="0"/>
                                                                          <w:divBdr>
                                                                            <w:top w:val="none" w:sz="0" w:space="0" w:color="auto"/>
                                                                            <w:left w:val="none" w:sz="0" w:space="0" w:color="auto"/>
                                                                            <w:bottom w:val="none" w:sz="0" w:space="0" w:color="auto"/>
                                                                            <w:right w:val="none" w:sz="0" w:space="0" w:color="auto"/>
                                                                          </w:divBdr>
                                                                          <w:divsChild>
                                                                            <w:div w:id="1853950378">
                                                                              <w:marLeft w:val="0"/>
                                                                              <w:marRight w:val="0"/>
                                                                              <w:marTop w:val="0"/>
                                                                              <w:marBottom w:val="0"/>
                                                                              <w:divBdr>
                                                                                <w:top w:val="none" w:sz="0" w:space="0" w:color="auto"/>
                                                                                <w:left w:val="none" w:sz="0" w:space="0" w:color="auto"/>
                                                                                <w:bottom w:val="none" w:sz="0" w:space="0" w:color="auto"/>
                                                                                <w:right w:val="none" w:sz="0" w:space="0" w:color="auto"/>
                                                                              </w:divBdr>
                                                                              <w:divsChild>
                                                                                <w:div w:id="1990556658">
                                                                                  <w:marLeft w:val="0"/>
                                                                                  <w:marRight w:val="0"/>
                                                                                  <w:marTop w:val="0"/>
                                                                                  <w:marBottom w:val="0"/>
                                                                                  <w:divBdr>
                                                                                    <w:top w:val="none" w:sz="0" w:space="0" w:color="auto"/>
                                                                                    <w:left w:val="none" w:sz="0" w:space="0" w:color="auto"/>
                                                                                    <w:bottom w:val="none" w:sz="0" w:space="0" w:color="auto"/>
                                                                                    <w:right w:val="none" w:sz="0" w:space="0" w:color="auto"/>
                                                                                  </w:divBdr>
                                                                                  <w:divsChild>
                                                                                    <w:div w:id="1278757454">
                                                                                      <w:marLeft w:val="0"/>
                                                                                      <w:marRight w:val="0"/>
                                                                                      <w:marTop w:val="0"/>
                                                                                      <w:marBottom w:val="0"/>
                                                                                      <w:divBdr>
                                                                                        <w:top w:val="none" w:sz="0" w:space="0" w:color="auto"/>
                                                                                        <w:left w:val="none" w:sz="0" w:space="0" w:color="auto"/>
                                                                                        <w:bottom w:val="none" w:sz="0" w:space="0" w:color="auto"/>
                                                                                        <w:right w:val="none" w:sz="0" w:space="0" w:color="auto"/>
                                                                                      </w:divBdr>
                                                                                      <w:divsChild>
                                                                                        <w:div w:id="1677151481">
                                                                                          <w:marLeft w:val="0"/>
                                                                                          <w:marRight w:val="0"/>
                                                                                          <w:marTop w:val="0"/>
                                                                                          <w:marBottom w:val="0"/>
                                                                                          <w:divBdr>
                                                                                            <w:top w:val="none" w:sz="0" w:space="0" w:color="auto"/>
                                                                                            <w:left w:val="none" w:sz="0" w:space="0" w:color="auto"/>
                                                                                            <w:bottom w:val="none" w:sz="0" w:space="0" w:color="auto"/>
                                                                                            <w:right w:val="none" w:sz="0" w:space="0" w:color="auto"/>
                                                                                          </w:divBdr>
                                                                                          <w:divsChild>
                                                                                            <w:div w:id="522481242">
                                                                                              <w:marLeft w:val="0"/>
                                                                                              <w:marRight w:val="0"/>
                                                                                              <w:marTop w:val="0"/>
                                                                                              <w:marBottom w:val="0"/>
                                                                                              <w:divBdr>
                                                                                                <w:top w:val="none" w:sz="0" w:space="0" w:color="auto"/>
                                                                                                <w:left w:val="none" w:sz="0" w:space="0" w:color="auto"/>
                                                                                                <w:bottom w:val="none" w:sz="0" w:space="0" w:color="auto"/>
                                                                                                <w:right w:val="none" w:sz="0" w:space="0" w:color="auto"/>
                                                                                              </w:divBdr>
                                                                                              <w:divsChild>
                                                                                                <w:div w:id="188837157">
                                                                                                  <w:marLeft w:val="0"/>
                                                                                                  <w:marRight w:val="0"/>
                                                                                                  <w:marTop w:val="0"/>
                                                                                                  <w:marBottom w:val="0"/>
                                                                                                  <w:divBdr>
                                                                                                    <w:top w:val="none" w:sz="0" w:space="0" w:color="auto"/>
                                                                                                    <w:left w:val="none" w:sz="0" w:space="0" w:color="auto"/>
                                                                                                    <w:bottom w:val="none" w:sz="0" w:space="0" w:color="auto"/>
                                                                                                    <w:right w:val="none" w:sz="0" w:space="0" w:color="auto"/>
                                                                                                  </w:divBdr>
                                                                                                  <w:divsChild>
                                                                                                    <w:div w:id="490298556">
                                                                                                      <w:marLeft w:val="0"/>
                                                                                                      <w:marRight w:val="0"/>
                                                                                                      <w:marTop w:val="0"/>
                                                                                                      <w:marBottom w:val="0"/>
                                                                                                      <w:divBdr>
                                                                                                        <w:top w:val="none" w:sz="0" w:space="0" w:color="auto"/>
                                                                                                        <w:left w:val="none" w:sz="0" w:space="0" w:color="auto"/>
                                                                                                        <w:bottom w:val="none" w:sz="0" w:space="0" w:color="auto"/>
                                                                                                        <w:right w:val="none" w:sz="0" w:space="0" w:color="auto"/>
                                                                                                      </w:divBdr>
                                                                                                      <w:divsChild>
                                                                                                        <w:div w:id="1965500211">
                                                                                                          <w:marLeft w:val="0"/>
                                                                                                          <w:marRight w:val="0"/>
                                                                                                          <w:marTop w:val="0"/>
                                                                                                          <w:marBottom w:val="0"/>
                                                                                                          <w:divBdr>
                                                                                                            <w:top w:val="none" w:sz="0" w:space="0" w:color="auto"/>
                                                                                                            <w:left w:val="none" w:sz="0" w:space="0" w:color="auto"/>
                                                                                                            <w:bottom w:val="none" w:sz="0" w:space="0" w:color="auto"/>
                                                                                                            <w:right w:val="none" w:sz="0" w:space="0" w:color="auto"/>
                                                                                                          </w:divBdr>
                                                                                                          <w:divsChild>
                                                                                                            <w:div w:id="895242878">
                                                                                                              <w:marLeft w:val="0"/>
                                                                                                              <w:marRight w:val="0"/>
                                                                                                              <w:marTop w:val="0"/>
                                                                                                              <w:marBottom w:val="0"/>
                                                                                                              <w:divBdr>
                                                                                                                <w:top w:val="none" w:sz="0" w:space="0" w:color="auto"/>
                                                                                                                <w:left w:val="none" w:sz="0" w:space="0" w:color="auto"/>
                                                                                                                <w:bottom w:val="none" w:sz="0" w:space="0" w:color="auto"/>
                                                                                                                <w:right w:val="none" w:sz="0" w:space="0" w:color="auto"/>
                                                                                                              </w:divBdr>
                                                                                                              <w:divsChild>
                                                                                                                <w:div w:id="1176503185">
                                                                                                                  <w:marLeft w:val="0"/>
                                                                                                                  <w:marRight w:val="0"/>
                                                                                                                  <w:marTop w:val="0"/>
                                                                                                                  <w:marBottom w:val="0"/>
                                                                                                                  <w:divBdr>
                                                                                                                    <w:top w:val="none" w:sz="0" w:space="0" w:color="auto"/>
                                                                                                                    <w:left w:val="none" w:sz="0" w:space="0" w:color="auto"/>
                                                                                                                    <w:bottom w:val="none" w:sz="0" w:space="0" w:color="auto"/>
                                                                                                                    <w:right w:val="none" w:sz="0" w:space="0" w:color="auto"/>
                                                                                                                  </w:divBdr>
                                                                                                                  <w:divsChild>
                                                                                                                    <w:div w:id="1786658776">
                                                                                                                      <w:marLeft w:val="0"/>
                                                                                                                      <w:marRight w:val="0"/>
                                                                                                                      <w:marTop w:val="0"/>
                                                                                                                      <w:marBottom w:val="0"/>
                                                                                                                      <w:divBdr>
                                                                                                                        <w:top w:val="none" w:sz="0" w:space="0" w:color="auto"/>
                                                                                                                        <w:left w:val="none" w:sz="0" w:space="0" w:color="auto"/>
                                                                                                                        <w:bottom w:val="none" w:sz="0" w:space="0" w:color="auto"/>
                                                                                                                        <w:right w:val="none" w:sz="0" w:space="0" w:color="auto"/>
                                                                                                                      </w:divBdr>
                                                                                                                      <w:divsChild>
                                                                                                                        <w:div w:id="1193692454">
                                                                                                                          <w:marLeft w:val="0"/>
                                                                                                                          <w:marRight w:val="0"/>
                                                                                                                          <w:marTop w:val="0"/>
                                                                                                                          <w:marBottom w:val="0"/>
                                                                                                                          <w:divBdr>
                                                                                                                            <w:top w:val="none" w:sz="0" w:space="0" w:color="auto"/>
                                                                                                                            <w:left w:val="none" w:sz="0" w:space="0" w:color="auto"/>
                                                                                                                            <w:bottom w:val="none" w:sz="0" w:space="0" w:color="auto"/>
                                                                                                                            <w:right w:val="none" w:sz="0" w:space="0" w:color="auto"/>
                                                                                                                          </w:divBdr>
                                                                                                                          <w:divsChild>
                                                                                                                            <w:div w:id="1886286956">
                                                                                                                              <w:marLeft w:val="0"/>
                                                                                                                              <w:marRight w:val="0"/>
                                                                                                                              <w:marTop w:val="0"/>
                                                                                                                              <w:marBottom w:val="0"/>
                                                                                                                              <w:divBdr>
                                                                                                                                <w:top w:val="none" w:sz="0" w:space="0" w:color="auto"/>
                                                                                                                                <w:left w:val="none" w:sz="0" w:space="0" w:color="auto"/>
                                                                                                                                <w:bottom w:val="none" w:sz="0" w:space="0" w:color="auto"/>
                                                                                                                                <w:right w:val="none" w:sz="0" w:space="0" w:color="auto"/>
                                                                                                                              </w:divBdr>
                                                                                                                              <w:divsChild>
                                                                                                                                <w:div w:id="2016299816">
                                                                                                                                  <w:marLeft w:val="0"/>
                                                                                                                                  <w:marRight w:val="0"/>
                                                                                                                                  <w:marTop w:val="0"/>
                                                                                                                                  <w:marBottom w:val="0"/>
                                                                                                                                  <w:divBdr>
                                                                                                                                    <w:top w:val="none" w:sz="0" w:space="0" w:color="auto"/>
                                                                                                                                    <w:left w:val="none" w:sz="0" w:space="0" w:color="auto"/>
                                                                                                                                    <w:bottom w:val="none" w:sz="0" w:space="0" w:color="auto"/>
                                                                                                                                    <w:right w:val="none" w:sz="0" w:space="0" w:color="auto"/>
                                                                                                                                  </w:divBdr>
                                                                                                                                  <w:divsChild>
                                                                                                                                    <w:div w:id="908031914">
                                                                                                                                      <w:marLeft w:val="0"/>
                                                                                                                                      <w:marRight w:val="0"/>
                                                                                                                                      <w:marTop w:val="0"/>
                                                                                                                                      <w:marBottom w:val="0"/>
                                                                                                                                      <w:divBdr>
                                                                                                                                        <w:top w:val="none" w:sz="0" w:space="0" w:color="auto"/>
                                                                                                                                        <w:left w:val="none" w:sz="0" w:space="0" w:color="auto"/>
                                                                                                                                        <w:bottom w:val="none" w:sz="0" w:space="0" w:color="auto"/>
                                                                                                                                        <w:right w:val="none" w:sz="0" w:space="0" w:color="auto"/>
                                                                                                                                      </w:divBdr>
                                                                                                                                      <w:divsChild>
                                                                                                                                        <w:div w:id="1551721522">
                                                                                                                                          <w:marLeft w:val="0"/>
                                                                                                                                          <w:marRight w:val="0"/>
                                                                                                                                          <w:marTop w:val="0"/>
                                                                                                                                          <w:marBottom w:val="0"/>
                                                                                                                                          <w:divBdr>
                                                                                                                                            <w:top w:val="none" w:sz="0" w:space="0" w:color="auto"/>
                                                                                                                                            <w:left w:val="none" w:sz="0" w:space="0" w:color="auto"/>
                                                                                                                                            <w:bottom w:val="none" w:sz="0" w:space="0" w:color="auto"/>
                                                                                                                                            <w:right w:val="none" w:sz="0" w:space="0" w:color="auto"/>
                                                                                                                                          </w:divBdr>
                                                                                                                                          <w:divsChild>
                                                                                                                                            <w:div w:id="1073308295">
                                                                                                                                              <w:marLeft w:val="0"/>
                                                                                                                                              <w:marRight w:val="0"/>
                                                                                                                                              <w:marTop w:val="0"/>
                                                                                                                                              <w:marBottom w:val="0"/>
                                                                                                                                              <w:divBdr>
                                                                                                                                                <w:top w:val="none" w:sz="0" w:space="0" w:color="auto"/>
                                                                                                                                                <w:left w:val="none" w:sz="0" w:space="0" w:color="auto"/>
                                                                                                                                                <w:bottom w:val="none" w:sz="0" w:space="0" w:color="auto"/>
                                                                                                                                                <w:right w:val="none" w:sz="0" w:space="0" w:color="auto"/>
                                                                                                                                              </w:divBdr>
                                                                                                                                              <w:divsChild>
                                                                                                                                                <w:div w:id="1109664694">
                                                                                                                                                  <w:marLeft w:val="0"/>
                                                                                                                                                  <w:marRight w:val="0"/>
                                                                                                                                                  <w:marTop w:val="0"/>
                                                                                                                                                  <w:marBottom w:val="0"/>
                                                                                                                                                  <w:divBdr>
                                                                                                                                                    <w:top w:val="none" w:sz="0" w:space="0" w:color="auto"/>
                                                                                                                                                    <w:left w:val="none" w:sz="0" w:space="0" w:color="auto"/>
                                                                                                                                                    <w:bottom w:val="none" w:sz="0" w:space="0" w:color="auto"/>
                                                                                                                                                    <w:right w:val="none" w:sz="0" w:space="0" w:color="auto"/>
                                                                                                                                                  </w:divBdr>
                                                                                                                                                  <w:divsChild>
                                                                                                                                                    <w:div w:id="582421903">
                                                                                                                                                      <w:marLeft w:val="0"/>
                                                                                                                                                      <w:marRight w:val="0"/>
                                                                                                                                                      <w:marTop w:val="0"/>
                                                                                                                                                      <w:marBottom w:val="0"/>
                                                                                                                                                      <w:divBdr>
                                                                                                                                                        <w:top w:val="none" w:sz="0" w:space="0" w:color="auto"/>
                                                                                                                                                        <w:left w:val="none" w:sz="0" w:space="0" w:color="auto"/>
                                                                                                                                                        <w:bottom w:val="none" w:sz="0" w:space="0" w:color="auto"/>
                                                                                                                                                        <w:right w:val="none" w:sz="0" w:space="0" w:color="auto"/>
                                                                                                                                                      </w:divBdr>
                                                                                                                                                      <w:divsChild>
                                                                                                                                                        <w:div w:id="1775322727">
                                                                                                                                                          <w:marLeft w:val="0"/>
                                                                                                                                                          <w:marRight w:val="0"/>
                                                                                                                                                          <w:marTop w:val="0"/>
                                                                                                                                                          <w:marBottom w:val="0"/>
                                                                                                                                                          <w:divBdr>
                                                                                                                                                            <w:top w:val="none" w:sz="0" w:space="0" w:color="auto"/>
                                                                                                                                                            <w:left w:val="none" w:sz="0" w:space="0" w:color="auto"/>
                                                                                                                                                            <w:bottom w:val="none" w:sz="0" w:space="0" w:color="auto"/>
                                                                                                                                                            <w:right w:val="none" w:sz="0" w:space="0" w:color="auto"/>
                                                                                                                                                          </w:divBdr>
                                                                                                                                                          <w:divsChild>
                                                                                                                                                            <w:div w:id="599333982">
                                                                                                                                                              <w:marLeft w:val="0"/>
                                                                                                                                                              <w:marRight w:val="0"/>
                                                                                                                                                              <w:marTop w:val="0"/>
                                                                                                                                                              <w:marBottom w:val="0"/>
                                                                                                                                                              <w:divBdr>
                                                                                                                                                                <w:top w:val="none" w:sz="0" w:space="0" w:color="auto"/>
                                                                                                                                                                <w:left w:val="none" w:sz="0" w:space="0" w:color="auto"/>
                                                                                                                                                                <w:bottom w:val="none" w:sz="0" w:space="0" w:color="auto"/>
                                                                                                                                                                <w:right w:val="none" w:sz="0" w:space="0" w:color="auto"/>
                                                                                                                                                              </w:divBdr>
                                                                                                                                                              <w:divsChild>
                                                                                                                                                                <w:div w:id="1851328795">
                                                                                                                                                                  <w:marLeft w:val="0"/>
                                                                                                                                                                  <w:marRight w:val="0"/>
                                                                                                                                                                  <w:marTop w:val="0"/>
                                                                                                                                                                  <w:marBottom w:val="0"/>
                                                                                                                                                                  <w:divBdr>
                                                                                                                                                                    <w:top w:val="none" w:sz="0" w:space="0" w:color="auto"/>
                                                                                                                                                                    <w:left w:val="none" w:sz="0" w:space="0" w:color="auto"/>
                                                                                                                                                                    <w:bottom w:val="none" w:sz="0" w:space="0" w:color="auto"/>
                                                                                                                                                                    <w:right w:val="none" w:sz="0" w:space="0" w:color="auto"/>
                                                                                                                                                                  </w:divBdr>
                                                                                                                                                                  <w:divsChild>
                                                                                                                                                                    <w:div w:id="2066684505">
                                                                                                                                                                      <w:marLeft w:val="0"/>
                                                                                                                                                                      <w:marRight w:val="0"/>
                                                                                                                                                                      <w:marTop w:val="0"/>
                                                                                                                                                                      <w:marBottom w:val="0"/>
                                                                                                                                                                      <w:divBdr>
                                                                                                                                                                        <w:top w:val="none" w:sz="0" w:space="0" w:color="auto"/>
                                                                                                                                                                        <w:left w:val="none" w:sz="0" w:space="0" w:color="auto"/>
                                                                                                                                                                        <w:bottom w:val="none" w:sz="0" w:space="0" w:color="auto"/>
                                                                                                                                                                        <w:right w:val="none" w:sz="0" w:space="0" w:color="auto"/>
                                                                                                                                                                      </w:divBdr>
                                                                                                                                                                      <w:divsChild>
                                                                                                                                                                        <w:div w:id="771585439">
                                                                                                                                                                          <w:marLeft w:val="0"/>
                                                                                                                                                                          <w:marRight w:val="0"/>
                                                                                                                                                                          <w:marTop w:val="0"/>
                                                                                                                                                                          <w:marBottom w:val="0"/>
                                                                                                                                                                          <w:divBdr>
                                                                                                                                                                            <w:top w:val="none" w:sz="0" w:space="0" w:color="auto"/>
                                                                                                                                                                            <w:left w:val="none" w:sz="0" w:space="0" w:color="auto"/>
                                                                                                                                                                            <w:bottom w:val="none" w:sz="0" w:space="0" w:color="auto"/>
                                                                                                                                                                            <w:right w:val="none" w:sz="0" w:space="0" w:color="auto"/>
                                                                                                                                                                          </w:divBdr>
                                                                                                                                                                          <w:divsChild>
                                                                                                                                                                            <w:div w:id="87596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data.water.vic.gov.au/monitoring.ht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realtimedata.water.nsw.gov.au/water.stm" TargetMode="External"/><Relationship Id="rId14" Type="http://schemas.openxmlformats.org/officeDocument/2006/relationships/image" Target="media/image5.png"/><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6E5E1-3070-4B7B-84AE-6B956CA4C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15698</TotalTime>
  <Pages>30</Pages>
  <Words>33030</Words>
  <Characters>188274</Characters>
  <Application>Microsoft Office Word</Application>
  <DocSecurity>0</DocSecurity>
  <Lines>1568</Lines>
  <Paragraphs>441</Paragraphs>
  <ScaleCrop>false</ScaleCrop>
  <HeadingPairs>
    <vt:vector size="2" baseType="variant">
      <vt:variant>
        <vt:lpstr>Title</vt:lpstr>
      </vt:variant>
      <vt:variant>
        <vt:i4>1</vt:i4>
      </vt:variant>
    </vt:vector>
  </HeadingPairs>
  <TitlesOfParts>
    <vt:vector size="1" baseType="lpstr">
      <vt:lpstr/>
    </vt:vector>
  </TitlesOfParts>
  <Company>Office of Environment and Heritage</Company>
  <LinksUpToDate>false</LinksUpToDate>
  <CharactersWithSpaces>220863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James Lawson</cp:lastModifiedBy>
  <cp:revision>16</cp:revision>
  <dcterms:created xsi:type="dcterms:W3CDTF">2014-04-11T04:41:00Z</dcterms:created>
  <dcterms:modified xsi:type="dcterms:W3CDTF">2014-04-22T02:22:00Z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the.hierarchy@gmail.com@www.mendeley.com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